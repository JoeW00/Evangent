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D52972" w:rsidRPr="00612D6E" w:rsidRDefault="00400868" w:rsidP="00504F11">
      <w:pPr>
        <w:jc w:val="center"/>
        <w:rPr>
          <w:rFonts w:ascii="Microsoft JhengHei" w:eastAsia="Microsoft JhengHei" w:hAnsi="Microsoft JhengHei"/>
          <w:b/>
        </w:rPr>
      </w:pPr>
      <w:r w:rsidRPr="00612D6E">
        <w:rPr>
          <w:rFonts w:ascii="Microsoft JhengHei" w:eastAsia="Microsoft JhengHei" w:hAnsi="Microsoft JhengHei"/>
          <w:b/>
        </w:rPr>
        <w:t>第五章 與神一同築夢</w:t>
      </w:r>
    </w:p>
    <w:p w14:paraId="0F2F429C" w14:textId="77777777" w:rsidR="00504F11" w:rsidRPr="00612D6E" w:rsidRDefault="00504F11" w:rsidP="00504F11">
      <w:pPr>
        <w:jc w:val="both"/>
        <w:rPr>
          <w:rFonts w:ascii="Microsoft JhengHei" w:eastAsia="Microsoft JhengHei" w:hAnsi="Microsoft JhengHei"/>
        </w:rPr>
      </w:pPr>
    </w:p>
    <w:p w14:paraId="00000003" w14:textId="70E5222E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我們都從父母承接了正面和負面的東西</w:t>
      </w:r>
      <w:r w:rsidRPr="00612D6E">
        <w:rPr>
          <w:rFonts w:ascii="Microsoft JhengHei" w:eastAsia="Microsoft JhengHei" w:hAnsi="Microsoft JhengHei"/>
          <w:color w:val="000000" w:themeColor="text1"/>
        </w:rPr>
        <w:t>，</w:t>
      </w:r>
      <w:r w:rsidRPr="00612D6E">
        <w:rPr>
          <w:rFonts w:ascii="Microsoft JhengHei" w:eastAsia="Microsoft JhengHei" w:hAnsi="Microsoft JhengHei"/>
        </w:rPr>
        <w:t>他們一樣也承接了上一代傳承給他們的東西。有些人說負面的是累代的咒詛或謊言，不論你用什麼稱呼，我們從雅各和拉班的故事看到（見創世記</w:t>
      </w:r>
      <w:r w:rsidR="00612D6E">
        <w:rPr>
          <w:rFonts w:ascii="Microsoft JhengHei" w:eastAsia="Microsoft JhengHei" w:hAnsi="Microsoft JhengHei" w:hint="eastAsia"/>
        </w:rPr>
        <w:t>三十</w:t>
      </w:r>
      <w:r w:rsidRPr="00612D6E">
        <w:rPr>
          <w:rFonts w:ascii="Microsoft JhengHei" w:eastAsia="Microsoft JhengHei" w:hAnsi="Microsoft JhengHei"/>
        </w:rPr>
        <w:t>章），我們有能力選擇從上一代承接什麼。</w:t>
      </w:r>
    </w:p>
    <w:p w14:paraId="00000004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05" w14:textId="0766BCEE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雅各一直以來為岳父拉班工作，但生了約瑟後，他已準備好要帶著家人回本鄉了。拉班不想讓他停止放養自己的群羊，因為他知道雅各使他蒙福。於是，拉班開了一個約瑟無法拒絕的協議，他說：「請為我定你的工資，我就給你。」（創世記</w:t>
      </w:r>
      <w:r w:rsidR="00CB5F36">
        <w:rPr>
          <w:rFonts w:ascii="Microsoft JhengHei" w:eastAsia="Microsoft JhengHei" w:hAnsi="Microsoft JhengHei" w:hint="eastAsia"/>
        </w:rPr>
        <w:t>三十</w:t>
      </w:r>
      <w:r w:rsidRPr="00612D6E">
        <w:rPr>
          <w:rFonts w:ascii="Microsoft JhengHei" w:eastAsia="Microsoft JhengHei" w:hAnsi="Microsoft JhengHei"/>
        </w:rPr>
        <w:t>章28節）。雅各說請給他所有有斑點的羊，剩下的就留給拉班。拉班同意了，但他卻</w:t>
      </w:r>
      <w:r w:rsidR="004D2A0A" w:rsidRPr="00612D6E">
        <w:rPr>
          <w:rFonts w:ascii="Microsoft JhengHei" w:eastAsia="Microsoft JhengHei" w:hAnsi="Microsoft JhengHei"/>
        </w:rPr>
        <w:t>帶走</w:t>
      </w:r>
      <w:r w:rsidR="004D2A0A">
        <w:rPr>
          <w:rFonts w:ascii="Microsoft JhengHei" w:eastAsia="Microsoft JhengHei" w:hAnsi="Microsoft JhengHei" w:hint="eastAsia"/>
        </w:rPr>
        <w:t>了</w:t>
      </w:r>
      <w:r w:rsidRPr="00612D6E">
        <w:rPr>
          <w:rFonts w:ascii="Microsoft JhengHei" w:eastAsia="Microsoft JhengHei" w:hAnsi="Microsoft JhengHei"/>
        </w:rPr>
        <w:t>所有有斑點的羊，</w:t>
      </w:r>
      <w:r w:rsidR="004D2A0A">
        <w:rPr>
          <w:rFonts w:ascii="Apple Color Emoji" w:eastAsia="Microsoft JhengHei" w:hAnsi="Apple Color Emoji" w:cs="Apple Color Emoji" w:hint="eastAsia"/>
        </w:rPr>
        <w:t>心</w:t>
      </w:r>
      <w:r w:rsidRPr="00612D6E">
        <w:rPr>
          <w:rFonts w:ascii="Microsoft JhengHei" w:eastAsia="Microsoft JhengHei" w:hAnsi="Microsoft JhengHei"/>
        </w:rPr>
        <w:t>想</w:t>
      </w:r>
      <w:r w:rsidR="004D2A0A">
        <w:rPr>
          <w:rFonts w:ascii="Microsoft JhengHei" w:eastAsia="Microsoft JhengHei" w:hAnsi="Microsoft JhengHei" w:hint="eastAsia"/>
        </w:rPr>
        <w:t>這樣</w:t>
      </w:r>
      <w:r w:rsidRPr="00612D6E">
        <w:rPr>
          <w:rFonts w:ascii="Microsoft JhengHei" w:eastAsia="Microsoft JhengHei" w:hAnsi="Microsoft JhengHei"/>
        </w:rPr>
        <w:t>就能避免</w:t>
      </w:r>
      <w:r w:rsidRPr="00612D6E">
        <w:rPr>
          <w:rFonts w:ascii="Microsoft JhengHei" w:eastAsia="Microsoft JhengHei" w:hAnsi="Microsoft JhengHei"/>
          <w:color w:val="000000" w:themeColor="text1"/>
        </w:rPr>
        <w:t>雅各</w:t>
      </w:r>
      <w:r w:rsidR="007712AC">
        <w:rPr>
          <w:rFonts w:ascii="Microsoft JhengHei" w:eastAsia="Microsoft JhengHei" w:hAnsi="Microsoft JhengHei" w:hint="eastAsia"/>
          <w:color w:val="000000" w:themeColor="text1"/>
        </w:rPr>
        <w:t>從</w:t>
      </w:r>
      <w:r w:rsidRPr="00612D6E">
        <w:rPr>
          <w:rFonts w:ascii="Microsoft JhengHei" w:eastAsia="Microsoft JhengHei" w:hAnsi="Microsoft JhengHei"/>
          <w:color w:val="000000" w:themeColor="text1"/>
        </w:rPr>
        <w:t>羊群中再繁殖出有斑點的羊</w:t>
      </w:r>
      <w:r w:rsidR="00A8512B" w:rsidRPr="00612D6E">
        <w:rPr>
          <w:rFonts w:ascii="Microsoft JhengHei" w:eastAsia="Microsoft JhengHei" w:hAnsi="Microsoft JhengHei" w:cs="Microsoft JhengHei" w:hint="eastAsia"/>
          <w:color w:val="000000" w:themeColor="text1"/>
        </w:rPr>
        <w:t>，沒想到</w:t>
      </w:r>
      <w:r w:rsidRPr="00612D6E">
        <w:rPr>
          <w:rFonts w:ascii="Microsoft JhengHei" w:eastAsia="Microsoft JhengHei" w:hAnsi="Microsoft JhengHei"/>
          <w:color w:val="000000" w:themeColor="text1"/>
        </w:rPr>
        <w:t>雅各</w:t>
      </w:r>
      <w:ins w:id="0" w:author="Microsoft Office User" w:date="2023-09-20T16:15:00Z">
        <w:r w:rsidR="00B96C1D">
          <w:rPr>
            <w:rFonts w:ascii="Microsoft JhengHei" w:eastAsia="Microsoft JhengHei" w:hAnsi="Microsoft JhengHei" w:hint="eastAsia"/>
            <w:color w:val="000000" w:themeColor="text1"/>
          </w:rPr>
          <w:t>依然</w:t>
        </w:r>
      </w:ins>
      <w:del w:id="1" w:author="Microsoft Office User" w:date="2023-09-20T16:15:00Z">
        <w:r w:rsidRPr="00612D6E" w:rsidDel="00B96C1D">
          <w:rPr>
            <w:rFonts w:ascii="Microsoft JhengHei" w:eastAsia="Microsoft JhengHei" w:hAnsi="Microsoft JhengHei"/>
            <w:color w:val="000000" w:themeColor="text1"/>
          </w:rPr>
          <w:delText>卻</w:delText>
        </w:r>
      </w:del>
      <w:r w:rsidRPr="00612D6E">
        <w:rPr>
          <w:rFonts w:ascii="Microsoft JhengHei" w:eastAsia="Microsoft JhengHei" w:hAnsi="Microsoft JhengHei"/>
          <w:color w:val="000000" w:themeColor="text1"/>
        </w:rPr>
        <w:t>有辦法</w:t>
      </w:r>
      <w:del w:id="2" w:author="Microsoft Office User" w:date="2023-09-20T16:15:00Z">
        <w:r w:rsidRPr="00612D6E" w:rsidDel="00B96C1D">
          <w:rPr>
            <w:rFonts w:ascii="Microsoft JhengHei" w:eastAsia="Microsoft JhengHei" w:hAnsi="Microsoft JhengHei"/>
            <w:color w:val="000000" w:themeColor="text1"/>
          </w:rPr>
          <w:delText>讓</w:delText>
        </w:r>
      </w:del>
      <w:r w:rsidRPr="00612D6E">
        <w:rPr>
          <w:rFonts w:ascii="Microsoft JhengHei" w:eastAsia="Microsoft JhengHei" w:hAnsi="Microsoft JhengHei"/>
          <w:color w:val="000000" w:themeColor="text1"/>
        </w:rPr>
        <w:t>扭轉整件事情為自己效力。</w:t>
      </w:r>
    </w:p>
    <w:p w14:paraId="00000006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07" w14:textId="75596EAC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雅各</w:t>
      </w:r>
      <w:del w:id="3" w:author="Microsoft Office User" w:date="2023-09-20T16:15:00Z">
        <w:r w:rsidRPr="00612D6E" w:rsidDel="00B96C1D">
          <w:rPr>
            <w:rFonts w:ascii="Microsoft JhengHei" w:eastAsia="Microsoft JhengHei" w:hAnsi="Microsoft JhengHei"/>
          </w:rPr>
          <w:delText>就</w:delText>
        </w:r>
      </w:del>
      <w:r w:rsidRPr="00612D6E">
        <w:rPr>
          <w:rFonts w:ascii="Microsoft JhengHei" w:eastAsia="Microsoft JhengHei" w:hAnsi="Microsoft JhengHei"/>
        </w:rPr>
        <w:t>拿了一些樹枝，在</w:t>
      </w:r>
      <w:proofErr w:type="gramStart"/>
      <w:r w:rsidRPr="00612D6E">
        <w:rPr>
          <w:rFonts w:ascii="Microsoft JhengHei" w:eastAsia="Microsoft JhengHei" w:hAnsi="Microsoft JhengHei"/>
        </w:rPr>
        <w:t>上面割</w:t>
      </w:r>
      <w:proofErr w:type="gramEnd"/>
      <w:r w:rsidRPr="00612D6E">
        <w:rPr>
          <w:rFonts w:ascii="Microsoft JhengHei" w:eastAsia="Microsoft JhengHei" w:hAnsi="Microsoft JhengHei"/>
        </w:rPr>
        <w:t>了一些斑點和條</w:t>
      </w:r>
      <w:ins w:id="4" w:author="Microsoft 帳戶" w:date="2023-09-28T01:17:00Z">
        <w:r w:rsidR="00EE2510">
          <w:rPr>
            <w:rFonts w:ascii="Microsoft JhengHei" w:eastAsia="Microsoft JhengHei" w:hAnsi="Microsoft JhengHei"/>
          </w:rPr>
          <w:t>紋</w:t>
        </w:r>
      </w:ins>
      <w:del w:id="5" w:author="Microsoft 帳戶" w:date="2023-09-28T01:17:00Z">
        <w:r w:rsidRPr="00612D6E" w:rsidDel="00EE2510">
          <w:rPr>
            <w:rFonts w:ascii="Microsoft JhengHei" w:eastAsia="Microsoft JhengHei" w:hAnsi="Microsoft JhengHei"/>
          </w:rPr>
          <w:delText>文</w:delText>
        </w:r>
      </w:del>
      <w:r w:rsidRPr="00612D6E">
        <w:rPr>
          <w:rFonts w:ascii="Microsoft JhengHei" w:eastAsia="Microsoft JhengHei" w:hAnsi="Microsoft JhengHei"/>
        </w:rPr>
        <w:t>，</w:t>
      </w:r>
      <w:proofErr w:type="gramStart"/>
      <w:r w:rsidRPr="00612D6E">
        <w:rPr>
          <w:rFonts w:ascii="Microsoft JhengHei" w:eastAsia="Microsoft JhengHei" w:hAnsi="Microsoft JhengHei"/>
        </w:rPr>
        <w:t>插在羊</w:t>
      </w:r>
      <w:proofErr w:type="gramEnd"/>
      <w:r w:rsidRPr="00612D6E">
        <w:rPr>
          <w:rFonts w:ascii="Microsoft JhengHei" w:eastAsia="Microsoft JhengHei" w:hAnsi="Microsoft JhengHei"/>
        </w:rPr>
        <w:t>喝水的水溝和水槽裡。那些沒有斑點的羊，看著有斑點和條</w:t>
      </w:r>
      <w:ins w:id="6" w:author="Microsoft 帳戶" w:date="2023-09-28T01:17:00Z">
        <w:r w:rsidR="00EE2510">
          <w:rPr>
            <w:rFonts w:ascii="Microsoft JhengHei" w:eastAsia="Microsoft JhengHei" w:hAnsi="Microsoft JhengHei"/>
          </w:rPr>
          <w:t>紋</w:t>
        </w:r>
      </w:ins>
      <w:del w:id="7" w:author="Microsoft 帳戶" w:date="2023-09-28T01:17:00Z">
        <w:r w:rsidRPr="00612D6E" w:rsidDel="00EE2510">
          <w:rPr>
            <w:rFonts w:ascii="Microsoft JhengHei" w:eastAsia="Microsoft JhengHei" w:hAnsi="Microsoft JhengHei"/>
          </w:rPr>
          <w:delText>文</w:delText>
        </w:r>
      </w:del>
      <w:r w:rsidRPr="00612D6E">
        <w:rPr>
          <w:rFonts w:ascii="Microsoft JhengHei" w:eastAsia="Microsoft JhengHei" w:hAnsi="Microsoft JhengHei"/>
        </w:rPr>
        <w:t>的樹枝喝水，就生出有斑點的羊。這些羊因著改變所專注的，而停止繁殖出上一代的特徵。耶穌是我們的牧者，我們是祂的羊。</w:t>
      </w:r>
      <w:proofErr w:type="gramStart"/>
      <w:r w:rsidRPr="00612D6E">
        <w:rPr>
          <w:rFonts w:ascii="Microsoft JhengHei" w:eastAsia="Microsoft JhengHei" w:hAnsi="Microsoft JhengHei"/>
        </w:rPr>
        <w:t>祂</w:t>
      </w:r>
      <w:proofErr w:type="gramEnd"/>
      <w:r w:rsidRPr="00612D6E">
        <w:rPr>
          <w:rFonts w:ascii="Microsoft JhengHei" w:eastAsia="Microsoft JhengHei" w:hAnsi="Microsoft JhengHei"/>
        </w:rPr>
        <w:t>可以透過改變我們的焦點，來改變我們生命所</w:t>
      </w:r>
      <w:ins w:id="8" w:author="Microsoft 帳戶" w:date="2023-09-28T01:17:00Z">
        <w:r w:rsidR="00EE2510">
          <w:rPr>
            <w:rFonts w:ascii="Microsoft JhengHei" w:eastAsia="Microsoft JhengHei" w:hAnsi="Microsoft JhengHei"/>
          </w:rPr>
          <w:t>繁衍</w:t>
        </w:r>
      </w:ins>
      <w:del w:id="9" w:author="Microsoft 帳戶" w:date="2023-09-28T01:17:00Z">
        <w:r w:rsidRPr="00612D6E" w:rsidDel="00EE2510">
          <w:rPr>
            <w:rFonts w:ascii="Microsoft JhengHei" w:eastAsia="Microsoft JhengHei" w:hAnsi="Microsoft JhengHei"/>
          </w:rPr>
          <w:delText>繁殖</w:delText>
        </w:r>
      </w:del>
      <w:r w:rsidRPr="00612D6E">
        <w:rPr>
          <w:rFonts w:ascii="Microsoft JhengHei" w:eastAsia="Microsoft JhengHei" w:hAnsi="Microsoft JhengHei"/>
        </w:rPr>
        <w:t>出來的東西。</w:t>
      </w:r>
    </w:p>
    <w:p w14:paraId="00000008" w14:textId="77777777" w:rsidR="00D52972" w:rsidRPr="00EE2510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  <w:rPrChange w:id="10" w:author="Microsoft 帳戶" w:date="2023-09-28T01:17:00Z">
            <w:rPr>
              <w:rFonts w:ascii="Microsoft JhengHei" w:eastAsia="Microsoft JhengHei" w:hAnsi="Microsoft JhengHei"/>
            </w:rPr>
          </w:rPrChange>
        </w:rPr>
      </w:pPr>
    </w:p>
    <w:p w14:paraId="00000009" w14:textId="2BEBD903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若我們只是告訴自己不要重蹈覆轍，就很容易複製過去的傷害給下一代。換句話說，若只專注在父母對我們所做的，即便</w:t>
      </w:r>
      <w:r w:rsidR="00AD1443">
        <w:rPr>
          <w:rFonts w:ascii="Microsoft JhengHei" w:eastAsia="Microsoft JhengHei" w:hAnsi="Microsoft JhengHei" w:hint="eastAsia"/>
        </w:rPr>
        <w:t>這麼做的用意</w:t>
      </w:r>
      <w:r w:rsidR="00AD1443" w:rsidRPr="00F84C0B">
        <w:rPr>
          <w:rFonts w:ascii="Microsoft JhengHei" w:eastAsia="Microsoft JhengHei" w:hAnsi="Microsoft JhengHei" w:hint="eastAsia"/>
          <w:color w:val="000000" w:themeColor="text1"/>
        </w:rPr>
        <w:t>是</w:t>
      </w:r>
      <w:r w:rsidRPr="00F84C0B">
        <w:rPr>
          <w:rFonts w:ascii="Microsoft JhengHei" w:eastAsia="Microsoft JhengHei" w:hAnsi="Microsoft JhengHei"/>
          <w:color w:val="000000" w:themeColor="text1"/>
        </w:rPr>
        <w:t>想避免犯</w:t>
      </w:r>
      <w:r w:rsidR="00AD1443" w:rsidRPr="00F84C0B">
        <w:rPr>
          <w:rFonts w:ascii="Microsoft JhengHei" w:eastAsia="Microsoft JhengHei" w:hAnsi="Microsoft JhengHei" w:hint="eastAsia"/>
          <w:color w:val="000000" w:themeColor="text1"/>
        </w:rPr>
        <w:t>同</w:t>
      </w:r>
      <w:r w:rsidRPr="00F84C0B">
        <w:rPr>
          <w:rFonts w:ascii="Microsoft JhengHei" w:eastAsia="Microsoft JhengHei" w:hAnsi="Microsoft JhengHei"/>
          <w:color w:val="000000" w:themeColor="text1"/>
        </w:rPr>
        <w:t>樣的錯，</w:t>
      </w:r>
      <w:r w:rsidR="0077072F" w:rsidRPr="00F84C0B">
        <w:rPr>
          <w:rFonts w:ascii="Microsoft JhengHei" w:eastAsia="Microsoft JhengHei" w:hAnsi="Microsoft JhengHei" w:hint="eastAsia"/>
          <w:color w:val="000000" w:themeColor="text1"/>
        </w:rPr>
        <w:t>卻</w:t>
      </w:r>
      <w:r w:rsidR="006E18B6" w:rsidRPr="00F84C0B">
        <w:rPr>
          <w:rFonts w:ascii="Microsoft JhengHei" w:eastAsia="Microsoft JhengHei" w:hAnsi="Microsoft JhengHei" w:hint="eastAsia"/>
          <w:color w:val="000000" w:themeColor="text1"/>
        </w:rPr>
        <w:t>仍是非常有可能會</w:t>
      </w:r>
      <w:r w:rsidRPr="00F84C0B">
        <w:rPr>
          <w:rFonts w:ascii="Microsoft JhengHei" w:eastAsia="Microsoft JhengHei" w:hAnsi="Microsoft JhengHei"/>
          <w:color w:val="000000" w:themeColor="text1"/>
        </w:rPr>
        <w:t>複製一樣的行為</w:t>
      </w:r>
      <w:r w:rsidR="00D92D73" w:rsidRPr="00F84C0B">
        <w:rPr>
          <w:rFonts w:ascii="Microsoft JhengHei" w:eastAsia="Microsoft JhengHei" w:hAnsi="Microsoft JhengHei" w:hint="eastAsia"/>
          <w:color w:val="000000" w:themeColor="text1"/>
        </w:rPr>
        <w:t>在</w:t>
      </w:r>
      <w:r w:rsidRPr="00F84C0B">
        <w:rPr>
          <w:rFonts w:ascii="Microsoft JhengHei" w:eastAsia="Microsoft JhengHei" w:hAnsi="Microsoft JhengHei"/>
          <w:color w:val="000000" w:themeColor="text1"/>
        </w:rPr>
        <w:t>孩子</w:t>
      </w:r>
      <w:r w:rsidR="00D92D73" w:rsidRPr="00F84C0B">
        <w:rPr>
          <w:rFonts w:ascii="Microsoft JhengHei" w:eastAsia="Microsoft JhengHei" w:hAnsi="Microsoft JhengHei" w:hint="eastAsia"/>
          <w:color w:val="000000" w:themeColor="text1"/>
        </w:rPr>
        <w:t>身上</w:t>
      </w:r>
      <w:r w:rsidRPr="00F84C0B">
        <w:rPr>
          <w:rFonts w:ascii="Microsoft JhengHei" w:eastAsia="Microsoft JhengHei" w:hAnsi="Microsoft JhengHei"/>
          <w:color w:val="000000" w:themeColor="text1"/>
        </w:rPr>
        <w:t>。</w:t>
      </w:r>
      <w:r w:rsidRPr="00612D6E">
        <w:rPr>
          <w:rFonts w:ascii="Microsoft JhengHei" w:eastAsia="Microsoft JhengHei" w:hAnsi="Microsoft JhengHei"/>
        </w:rPr>
        <w:t>外在的行為由我們心裡所想像的來決定，擁有內在誓言的孩子，很容易不斷</w:t>
      </w:r>
      <w:ins w:id="11" w:author="Microsoft 帳戶" w:date="2023-09-28T01:18:00Z">
        <w:r w:rsidR="00EE2510">
          <w:rPr>
            <w:rFonts w:ascii="Microsoft JhengHei" w:eastAsia="Microsoft JhengHei" w:hAnsi="Microsoft JhengHei"/>
          </w:rPr>
          <w:t>地</w:t>
        </w:r>
      </w:ins>
      <w:r w:rsidRPr="00612D6E">
        <w:rPr>
          <w:rFonts w:ascii="Microsoft JhengHei" w:eastAsia="Microsoft JhengHei" w:hAnsi="Microsoft JhengHei"/>
        </w:rPr>
        <w:t>在腦海裡播放他們父母曾經對待他們的方式。其中一個改變的方法就是改變想像中所看到的事物，就像雅各改變他的羊群所看到的一樣。</w:t>
      </w:r>
    </w:p>
    <w:p w14:paraId="0000000A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0B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結果是雅各原始的這批羊所生的後代都一同被影響。若我們不定睛在天父，我們只會複製父母的樣式。如果我們改變所看和所想像的，我們就能改變教養孩子的方式。如此，我們的孩子就會開始承接許多正面和屬神的特質和事物。他們生命就沒有那麼多不健康、需要被打破的循環，因為我們已經替他們打破了。</w:t>
      </w:r>
    </w:p>
    <w:p w14:paraId="0000000C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0D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  <w:b/>
        </w:rPr>
      </w:pPr>
      <w:r w:rsidRPr="00612D6E">
        <w:rPr>
          <w:rFonts w:ascii="Microsoft JhengHei" w:eastAsia="Microsoft JhengHei" w:hAnsi="Microsoft JhengHei"/>
          <w:b/>
        </w:rPr>
        <w:t>打破循環</w:t>
      </w:r>
    </w:p>
    <w:p w14:paraId="0000000E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  <w:b/>
        </w:rPr>
      </w:pPr>
    </w:p>
    <w:p w14:paraId="0000000F" w14:textId="496CB16A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有些負面的行為</w:t>
      </w:r>
      <w:del w:id="12" w:author="Microsoft Office User" w:date="2023-09-20T16:33:00Z">
        <w:r w:rsidRPr="00612D6E" w:rsidDel="00F31236">
          <w:rPr>
            <w:rFonts w:ascii="Microsoft JhengHei" w:eastAsia="Microsoft JhengHei" w:hAnsi="Microsoft JhengHei"/>
          </w:rPr>
          <w:delText>就是</w:delText>
        </w:r>
      </w:del>
      <w:r w:rsidRPr="00612D6E">
        <w:rPr>
          <w:rFonts w:ascii="Microsoft JhengHei" w:eastAsia="Microsoft JhengHei" w:hAnsi="Microsoft JhengHei"/>
        </w:rPr>
        <w:t>累代地在家族裡不斷上演，甚至有些循環永遠都不會被打破。很多父母告訴我，當他們極有壓力的時候，</w:t>
      </w:r>
      <w:r w:rsidR="00F84C0B">
        <w:rPr>
          <w:rFonts w:ascii="Microsoft JhengHei" w:eastAsia="Microsoft JhengHei" w:hAnsi="Microsoft JhengHei" w:hint="eastAsia"/>
        </w:rPr>
        <w:t>會</w:t>
      </w:r>
      <w:del w:id="13" w:author="Microsoft Office User" w:date="2023-09-20T16:33:00Z">
        <w:r w:rsidRPr="00612D6E" w:rsidDel="00F31236">
          <w:rPr>
            <w:rFonts w:ascii="Microsoft JhengHei" w:eastAsia="Microsoft JhengHei" w:hAnsi="Microsoft JhengHei"/>
          </w:rPr>
          <w:delText>感覺自己</w:delText>
        </w:r>
        <w:r w:rsidR="00F84C0B" w:rsidDel="00F31236">
          <w:rPr>
            <w:rFonts w:ascii="Microsoft JhengHei" w:eastAsia="Microsoft JhengHei" w:hAnsi="Microsoft JhengHei" w:hint="eastAsia"/>
          </w:rPr>
          <w:delText>好像</w:delText>
        </w:r>
      </w:del>
      <w:r w:rsidRPr="00612D6E">
        <w:rPr>
          <w:rFonts w:ascii="Microsoft JhengHei" w:eastAsia="Microsoft JhengHei" w:hAnsi="Microsoft JhengHei"/>
        </w:rPr>
        <w:t>突然間</w:t>
      </w:r>
      <w:ins w:id="14" w:author="Microsoft Office User" w:date="2023-09-20T16:33:00Z">
        <w:r w:rsidR="00F31236" w:rsidRPr="00612D6E">
          <w:rPr>
            <w:rFonts w:ascii="Microsoft JhengHei" w:eastAsia="Microsoft JhengHei" w:hAnsi="Microsoft JhengHei"/>
          </w:rPr>
          <w:t>感覺自己</w:t>
        </w:r>
        <w:r w:rsidR="00F31236">
          <w:rPr>
            <w:rFonts w:ascii="Microsoft JhengHei" w:eastAsia="Microsoft JhengHei" w:hAnsi="Microsoft JhengHei" w:hint="eastAsia"/>
          </w:rPr>
          <w:t>好像</w:t>
        </w:r>
      </w:ins>
      <w:del w:id="15" w:author="Microsoft Office User" w:date="2023-09-20T16:33:00Z">
        <w:r w:rsidR="002C21A1" w:rsidDel="00F31236">
          <w:rPr>
            <w:rFonts w:ascii="Microsoft JhengHei" w:eastAsia="Microsoft JhengHei" w:hAnsi="Microsoft JhengHei" w:hint="eastAsia"/>
          </w:rPr>
          <w:delText>就</w:delText>
        </w:r>
      </w:del>
      <w:r w:rsidRPr="00612D6E">
        <w:rPr>
          <w:rFonts w:ascii="Microsoft JhengHei" w:eastAsia="Microsoft JhengHei" w:hAnsi="Microsoft JhengHei"/>
        </w:rPr>
        <w:t>變成自己父母的樣子。他</w:t>
      </w:r>
      <w:r w:rsidRPr="00612D6E">
        <w:rPr>
          <w:rFonts w:ascii="Microsoft JhengHei" w:eastAsia="Microsoft JhengHei" w:hAnsi="Microsoft JhengHei"/>
        </w:rPr>
        <w:lastRenderedPageBreak/>
        <w:t>們不是故意的，但他們回應和對孩子說話的方式就如同自己的父母。</w:t>
      </w:r>
    </w:p>
    <w:p w14:paraId="00000010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11" w14:textId="420B743F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我不只幫助過許多面對類似問題的父母，我自己也曾是如此。我記得</w:t>
      </w:r>
      <w:ins w:id="16" w:author="Microsoft Office User" w:date="2023-09-20T16:34:00Z">
        <w:r w:rsidR="00F31236">
          <w:rPr>
            <w:rFonts w:ascii="Microsoft JhengHei" w:eastAsia="Microsoft JhengHei" w:hAnsi="Microsoft JhengHei" w:hint="eastAsia"/>
          </w:rPr>
          <w:t>自己</w:t>
        </w:r>
      </w:ins>
      <w:r w:rsidRPr="00612D6E">
        <w:rPr>
          <w:rFonts w:ascii="Microsoft JhengHei" w:eastAsia="Microsoft JhengHei" w:hAnsi="Microsoft JhengHei"/>
        </w:rPr>
        <w:t>坐在我媽媽家裡的地板上，哭著問她為什麼我一直在複製爸爸的行為，尤其</w:t>
      </w:r>
      <w:r w:rsidR="002C21A1">
        <w:rPr>
          <w:rFonts w:ascii="Microsoft JhengHei" w:eastAsia="Microsoft JhengHei" w:hAnsi="Microsoft JhengHei" w:hint="eastAsia"/>
        </w:rPr>
        <w:t>是</w:t>
      </w:r>
      <w:r w:rsidRPr="00612D6E">
        <w:rPr>
          <w:rFonts w:ascii="Microsoft JhengHei" w:eastAsia="Microsoft JhengHei" w:hAnsi="Microsoft JhengHei"/>
        </w:rPr>
        <w:t>那些我不喜歡的地方。我的行為沉重到我已經受不了了，我沒有力量去改變。當時，我已經重生得救了，但我覺得自己失去了人生的掌控權。我無法完全地活出神在我生命中的改變，只能複製我父親曾對待我的方式。</w:t>
      </w:r>
    </w:p>
    <w:p w14:paraId="00000012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13" w14:textId="5473CEF1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耶穌在拿撒勒也遇到類似的事情，祂回到家鄉，在會堂裡教導，使眾人驚奇（見馬太福音</w:t>
      </w:r>
      <w:r w:rsidR="00B36963">
        <w:rPr>
          <w:rFonts w:ascii="Microsoft JhengHei" w:eastAsia="Microsoft JhengHei" w:hAnsi="Microsoft JhengHei" w:hint="eastAsia"/>
        </w:rPr>
        <w:t>十三</w:t>
      </w:r>
      <w:r w:rsidRPr="00612D6E">
        <w:rPr>
          <w:rFonts w:ascii="Microsoft JhengHei" w:eastAsia="Microsoft JhengHei" w:hAnsi="Microsoft JhengHei"/>
        </w:rPr>
        <w:t>章）。這出乎他們的意料，因為他們只知道祂是木匠的兒子。他們不知道祂從哪來的智慧和異能。聖經說：「他們就厭棄</w:t>
      </w:r>
      <w:r w:rsidR="00C51EFB">
        <w:rPr>
          <w:rFonts w:ascii="Microsoft JhengHei" w:eastAsia="Microsoft JhengHei" w:hAnsi="Microsoft JhengHei" w:hint="eastAsia"/>
        </w:rPr>
        <w:t>祂</w:t>
      </w:r>
      <w:r w:rsidRPr="00612D6E">
        <w:rPr>
          <w:rFonts w:ascii="Microsoft JhengHei" w:eastAsia="Microsoft JhengHei" w:hAnsi="Microsoft JhengHei"/>
        </w:rPr>
        <w:t>。」（馬太福音</w:t>
      </w:r>
      <w:r w:rsidR="00C51EFB">
        <w:rPr>
          <w:rFonts w:ascii="Microsoft JhengHei" w:eastAsia="Microsoft JhengHei" w:hAnsi="Microsoft JhengHei" w:hint="eastAsia"/>
        </w:rPr>
        <w:t>十三</w:t>
      </w:r>
      <w:r w:rsidRPr="00612D6E">
        <w:rPr>
          <w:rFonts w:ascii="Microsoft JhengHei" w:eastAsia="Microsoft JhengHei" w:hAnsi="Microsoft JhengHei"/>
        </w:rPr>
        <w:t>章57節）但耶穌並沒有說他們厭棄祂，而是說他們不尊敬祂（57節）。</w:t>
      </w:r>
    </w:p>
    <w:p w14:paraId="00000014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15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故事的結局是「耶穌因為他們不信，沒有在那裏行很多異能。」（58節）。短短幾節內，我們看到因著厭棄、沒有尊榮及不信的後果，就是整座城無法領受及經歷天父放在耶穌身上的恩膏，因為他們只從祂世上的家庭來認識祂。</w:t>
      </w:r>
    </w:p>
    <w:p w14:paraId="00000016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17" w14:textId="0257EAA3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在我哭著問我媽為什麼我一直複製爸爸的行為後的幾年，我開始學習尊榮真正的意思，以及它在</w:t>
      </w:r>
      <w:r w:rsidR="00B96E65">
        <w:rPr>
          <w:rFonts w:ascii="Microsoft JhengHei" w:eastAsia="Microsoft JhengHei" w:hAnsi="Microsoft JhengHei" w:hint="eastAsia"/>
        </w:rPr>
        <w:t>屬靈層面</w:t>
      </w:r>
      <w:r w:rsidRPr="00612D6E">
        <w:rPr>
          <w:rFonts w:ascii="Microsoft JhengHei" w:eastAsia="Microsoft JhengHei" w:hAnsi="Microsoft JhengHei"/>
        </w:rPr>
        <w:t>的影響。</w:t>
      </w:r>
      <w:r w:rsidRPr="00B96E65">
        <w:rPr>
          <w:rFonts w:ascii="Microsoft JhengHei" w:eastAsia="Microsoft JhengHei" w:hAnsi="Microsoft JhengHei"/>
          <w:color w:val="000000" w:themeColor="text1"/>
        </w:rPr>
        <w:t>比爾．強生</w:t>
      </w:r>
      <w:proofErr w:type="gramStart"/>
      <w:r w:rsidRPr="00B96E65">
        <w:rPr>
          <w:rFonts w:ascii="Microsoft JhengHei" w:eastAsia="Microsoft JhengHei" w:hAnsi="Microsoft JhengHei"/>
          <w:color w:val="000000" w:themeColor="text1"/>
        </w:rPr>
        <w:t>牧師說尊榮</w:t>
      </w:r>
      <w:proofErr w:type="gramEnd"/>
      <w:r w:rsidRPr="00B96E65">
        <w:rPr>
          <w:rFonts w:ascii="Microsoft JhengHei" w:eastAsia="Microsoft JhengHei" w:hAnsi="Microsoft JhengHei"/>
          <w:color w:val="000000" w:themeColor="text1"/>
        </w:rPr>
        <w:t>是</w:t>
      </w:r>
      <w:r w:rsidR="00B2372B" w:rsidRPr="00B96E65">
        <w:rPr>
          <w:rFonts w:ascii="Microsoft JhengHei" w:eastAsia="Microsoft JhengHei" w:hAnsi="Microsoft JhengHei" w:hint="eastAsia"/>
          <w:color w:val="000000" w:themeColor="text1"/>
        </w:rPr>
        <w:t>：「去為別人的所是而歡慶，</w:t>
      </w:r>
      <w:r w:rsidR="000E2815" w:rsidRPr="00B96E65">
        <w:rPr>
          <w:rFonts w:ascii="Microsoft JhengHei" w:eastAsia="Microsoft JhengHei" w:hAnsi="Microsoft JhengHei" w:hint="eastAsia"/>
          <w:color w:val="000000" w:themeColor="text1"/>
        </w:rPr>
        <w:t>並且</w:t>
      </w:r>
      <w:r w:rsidR="00B2372B" w:rsidRPr="00B96E65">
        <w:rPr>
          <w:rFonts w:ascii="Microsoft JhengHei" w:eastAsia="Microsoft JhengHei" w:hAnsi="Microsoft JhengHei" w:hint="eastAsia"/>
          <w:color w:val="000000" w:themeColor="text1"/>
        </w:rPr>
        <w:t>不要因為他們不是什麼而</w:t>
      </w:r>
      <w:ins w:id="17" w:author="Microsoft 帳戶" w:date="2023-09-28T01:21:00Z">
        <w:r w:rsidR="00EE2510">
          <w:rPr>
            <w:rFonts w:ascii="Microsoft JhengHei" w:eastAsia="Microsoft JhengHei" w:hAnsi="Microsoft JhengHei"/>
            <w:color w:val="000000" w:themeColor="text1"/>
          </w:rPr>
          <w:t>被絆</w:t>
        </w:r>
      </w:ins>
      <w:del w:id="18" w:author="Microsoft 帳戶" w:date="2023-09-28T01:21:00Z">
        <w:r w:rsidR="00B2372B" w:rsidRPr="00B96E65" w:rsidDel="00EE2510">
          <w:rPr>
            <w:rFonts w:ascii="Microsoft JhengHei" w:eastAsia="Microsoft JhengHei" w:hAnsi="Microsoft JhengHei" w:hint="eastAsia"/>
            <w:color w:val="000000" w:themeColor="text1"/>
          </w:rPr>
          <w:delText>跌</w:delText>
        </w:r>
      </w:del>
      <w:r w:rsidR="00B2372B" w:rsidRPr="00B96E65">
        <w:rPr>
          <w:rFonts w:ascii="Microsoft JhengHei" w:eastAsia="Microsoft JhengHei" w:hAnsi="Microsoft JhengHei" w:hint="eastAsia"/>
          <w:color w:val="000000" w:themeColor="text1"/>
        </w:rPr>
        <w:t>倒。</w:t>
      </w:r>
      <w:r w:rsidRPr="00B96E65">
        <w:rPr>
          <w:rFonts w:ascii="Microsoft JhengHei" w:eastAsia="Microsoft JhengHei" w:hAnsi="Microsoft JhengHei" w:hint="eastAsia"/>
          <w:color w:val="000000" w:themeColor="text1"/>
        </w:rPr>
        <w:t>」</w:t>
      </w:r>
      <w:r w:rsidR="00B96E65" w:rsidRPr="00B96E65">
        <w:rPr>
          <w:rFonts w:ascii="Microsoft JhengHei" w:eastAsia="Microsoft JhengHei" w:hAnsi="Microsoft JhengHei" w:hint="eastAsia"/>
          <w:color w:val="000000" w:themeColor="text1"/>
          <w:vertAlign w:val="superscript"/>
        </w:rPr>
        <w:t>2</w:t>
      </w:r>
      <w:r w:rsidR="00B96E65">
        <w:rPr>
          <w:rFonts w:ascii="Microsoft JhengHei" w:eastAsia="Microsoft JhengHei" w:hAnsi="Microsoft JhengHei" w:hint="eastAsia"/>
        </w:rPr>
        <w:t>人在生命的</w:t>
      </w:r>
      <w:r w:rsidRPr="00612D6E">
        <w:rPr>
          <w:rFonts w:ascii="Microsoft JhengHei" w:eastAsia="Microsoft JhengHei" w:hAnsi="Microsoft JhengHei"/>
        </w:rPr>
        <w:t>某個階段，</w:t>
      </w:r>
      <w:r w:rsidR="00B96E65">
        <w:rPr>
          <w:rFonts w:ascii="Microsoft JhengHei" w:eastAsia="Microsoft JhengHei" w:hAnsi="Microsoft JhengHei" w:hint="eastAsia"/>
        </w:rPr>
        <w:t>有可能</w:t>
      </w:r>
      <w:r w:rsidR="00B96E65">
        <w:rPr>
          <w:rFonts w:ascii="Apple Color Emoji" w:eastAsia="Microsoft JhengHei" w:hAnsi="Apple Color Emoji" w:cs="Apple Color Emoji" w:hint="eastAsia"/>
        </w:rPr>
        <w:t>尚</w:t>
      </w:r>
      <w:r w:rsidRPr="00612D6E">
        <w:rPr>
          <w:rFonts w:ascii="Microsoft JhengHei" w:eastAsia="Microsoft JhengHei" w:hAnsi="Microsoft JhengHei"/>
        </w:rPr>
        <w:t>未能完全活出神</w:t>
      </w:r>
      <w:r w:rsidR="00387D0E">
        <w:rPr>
          <w:rFonts w:ascii="Microsoft JhengHei" w:eastAsia="Microsoft JhengHei" w:hAnsi="Microsoft JhengHei" w:hint="eastAsia"/>
        </w:rPr>
        <w:t>口中</w:t>
      </w:r>
      <w:proofErr w:type="gramStart"/>
      <w:r w:rsidR="00387D0E">
        <w:rPr>
          <w:rFonts w:ascii="Microsoft JhengHei" w:eastAsia="Microsoft JhengHei" w:hAnsi="Microsoft JhengHei" w:hint="eastAsia"/>
        </w:rPr>
        <w:t>所說的自己</w:t>
      </w:r>
      <w:proofErr w:type="gramEnd"/>
      <w:r w:rsidR="00AD110C">
        <w:rPr>
          <w:rFonts w:ascii="Microsoft JhengHei" w:eastAsia="Microsoft JhengHei" w:hAnsi="Microsoft JhengHei" w:hint="eastAsia"/>
        </w:rPr>
        <w:t>，</w:t>
      </w:r>
      <w:r w:rsidRPr="00612D6E">
        <w:rPr>
          <w:rFonts w:ascii="Microsoft JhengHei" w:eastAsia="Microsoft JhengHei" w:hAnsi="Microsoft JhengHei"/>
        </w:rPr>
        <w:t>他們有時候</w:t>
      </w:r>
      <w:r w:rsidR="00EA27CC">
        <w:rPr>
          <w:rFonts w:ascii="Microsoft JhengHei" w:eastAsia="Microsoft JhengHei" w:hAnsi="Microsoft JhengHei" w:hint="eastAsia"/>
        </w:rPr>
        <w:t>在行為上</w:t>
      </w:r>
      <w:r w:rsidR="00AD110C">
        <w:rPr>
          <w:rFonts w:ascii="Microsoft JhengHei" w:eastAsia="Microsoft JhengHei" w:hAnsi="Microsoft JhengHei" w:hint="eastAsia"/>
        </w:rPr>
        <w:t>就是</w:t>
      </w:r>
      <w:r w:rsidRPr="00612D6E">
        <w:rPr>
          <w:rFonts w:ascii="Microsoft JhengHei" w:eastAsia="Microsoft JhengHei" w:hAnsi="Microsoft JhengHei"/>
        </w:rPr>
        <w:t>沒有</w:t>
      </w:r>
      <w:r w:rsidR="00EA27CC">
        <w:rPr>
          <w:rFonts w:ascii="Microsoft JhengHei" w:eastAsia="Microsoft JhengHei" w:hAnsi="Microsoft JhengHei" w:hint="eastAsia"/>
        </w:rPr>
        <w:t>與</w:t>
      </w:r>
      <w:r w:rsidR="00AD110C">
        <w:rPr>
          <w:rFonts w:ascii="Microsoft JhengHei" w:eastAsia="Microsoft JhengHei" w:hAnsi="Microsoft JhengHei" w:hint="eastAsia"/>
        </w:rPr>
        <w:t>自己</w:t>
      </w:r>
      <w:r w:rsidRPr="00612D6E">
        <w:rPr>
          <w:rFonts w:ascii="Microsoft JhengHei" w:eastAsia="Microsoft JhengHei" w:hAnsi="Microsoft JhengHei"/>
        </w:rPr>
        <w:t>裡面</w:t>
      </w:r>
      <w:r w:rsidR="00EA27CC" w:rsidRPr="00612D6E">
        <w:rPr>
          <w:rFonts w:ascii="Microsoft JhengHei" w:eastAsia="Microsoft JhengHei" w:hAnsi="Microsoft JhengHei"/>
        </w:rPr>
        <w:t>的</w:t>
      </w:r>
      <w:r w:rsidRPr="00612D6E">
        <w:rPr>
          <w:rFonts w:ascii="Microsoft JhengHei" w:eastAsia="Microsoft JhengHei" w:hAnsi="Microsoft JhengHei"/>
        </w:rPr>
        <w:t>真實身份</w:t>
      </w:r>
      <w:r w:rsidR="00EA27CC">
        <w:rPr>
          <w:rFonts w:ascii="Microsoft JhengHei" w:eastAsia="Microsoft JhengHei" w:hAnsi="Microsoft JhengHei" w:hint="eastAsia"/>
        </w:rPr>
        <w:t>相稱</w:t>
      </w:r>
      <w:r w:rsidRPr="00612D6E">
        <w:rPr>
          <w:rFonts w:ascii="Microsoft JhengHei" w:eastAsia="Microsoft JhengHei" w:hAnsi="Microsoft JhengHei"/>
        </w:rPr>
        <w:t>。我們需要注意，不要被人們的失敗絆倒。當人們沒有活出神給他們的身份時，我們就很容易不尊榮與被絆倒。當我們不尊榮人，我們就看不見神創造他們最原始的樣式。</w:t>
      </w:r>
    </w:p>
    <w:p w14:paraId="00000018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19" w14:textId="7689EB1E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我意識到我這一生就是不斷專注在我父親的失敗上，我從來沒有看過他活出神創造他的樣式，也因此我從來沒有為他</w:t>
      </w:r>
      <w:r w:rsidR="003C54C7">
        <w:rPr>
          <w:rFonts w:ascii="Microsoft JhengHei" w:eastAsia="Microsoft JhengHei" w:hAnsi="Microsoft JhengHei" w:hint="eastAsia"/>
        </w:rPr>
        <w:t>的所是</w:t>
      </w:r>
      <w:r w:rsidRPr="00612D6E">
        <w:rPr>
          <w:rFonts w:ascii="Microsoft JhengHei" w:eastAsia="Microsoft JhengHei" w:hAnsi="Microsoft JhengHei"/>
        </w:rPr>
        <w:t>而歡慶，我一直被他的失敗絆倒。有一天在禱告中，</w:t>
      </w:r>
      <w:proofErr w:type="gramStart"/>
      <w:r w:rsidRPr="00612D6E">
        <w:rPr>
          <w:rFonts w:ascii="Microsoft JhengHei" w:eastAsia="Microsoft JhengHei" w:hAnsi="Microsoft JhengHei"/>
        </w:rPr>
        <w:t>突然間神讓我</w:t>
      </w:r>
      <w:proofErr w:type="gramEnd"/>
      <w:r w:rsidRPr="00612D6E">
        <w:rPr>
          <w:rFonts w:ascii="Microsoft JhengHei" w:eastAsia="Microsoft JhengHei" w:hAnsi="Microsoft JhengHei"/>
        </w:rPr>
        <w:t>看到我爸爸以前如何</w:t>
      </w:r>
      <w:r w:rsidR="000D4565">
        <w:rPr>
          <w:rFonts w:ascii="Microsoft JhengHei" w:eastAsia="Microsoft JhengHei" w:hAnsi="Microsoft JhengHei" w:hint="eastAsia"/>
        </w:rPr>
        <w:t>飛跨東西兩岸</w:t>
      </w:r>
      <w:r w:rsidRPr="00612D6E">
        <w:rPr>
          <w:rFonts w:ascii="Microsoft JhengHei" w:eastAsia="Microsoft JhengHei" w:hAnsi="Microsoft JhengHei" w:hint="eastAsia"/>
        </w:rPr>
        <w:t>，</w:t>
      </w:r>
      <w:r w:rsidRPr="00612D6E">
        <w:rPr>
          <w:rFonts w:ascii="Microsoft JhengHei" w:eastAsia="Microsoft JhengHei" w:hAnsi="Microsoft JhengHei"/>
        </w:rPr>
        <w:t>下飛機與我見面</w:t>
      </w:r>
      <w:r w:rsidR="000D4565">
        <w:rPr>
          <w:rFonts w:ascii="Microsoft JhengHei" w:eastAsia="Microsoft JhengHei" w:hAnsi="Microsoft JhengHei" w:hint="eastAsia"/>
        </w:rPr>
        <w:t>後</w:t>
      </w:r>
      <w:r w:rsidRPr="00612D6E">
        <w:rPr>
          <w:rFonts w:ascii="Microsoft JhengHei" w:eastAsia="Microsoft JhengHei" w:hAnsi="Microsoft JhengHei"/>
        </w:rPr>
        <w:t>，</w:t>
      </w:r>
      <w:r w:rsidR="000D4565">
        <w:rPr>
          <w:rFonts w:ascii="Microsoft JhengHei" w:eastAsia="Microsoft JhengHei" w:hAnsi="Microsoft JhengHei" w:hint="eastAsia"/>
        </w:rPr>
        <w:t>就</w:t>
      </w:r>
      <w:del w:id="19" w:author="Microsoft 帳戶" w:date="2023-09-28T01:23:00Z">
        <w:r w:rsidR="000D4565" w:rsidDel="00CB2731">
          <w:rPr>
            <w:rFonts w:ascii="Microsoft JhengHei" w:eastAsia="Microsoft JhengHei" w:hAnsi="Microsoft JhengHei" w:hint="eastAsia"/>
          </w:rPr>
          <w:delText>又</w:delText>
        </w:r>
      </w:del>
      <w:r w:rsidRPr="00612D6E">
        <w:rPr>
          <w:rFonts w:ascii="Microsoft JhengHei" w:eastAsia="Microsoft JhengHei" w:hAnsi="Microsoft JhengHei"/>
        </w:rPr>
        <w:t>馬上又</w:t>
      </w:r>
      <w:r w:rsidR="000D4565">
        <w:rPr>
          <w:rFonts w:ascii="Microsoft JhengHei" w:eastAsia="Microsoft JhengHei" w:hAnsi="Microsoft JhengHei" w:hint="eastAsia"/>
        </w:rPr>
        <w:t>與</w:t>
      </w:r>
      <w:r w:rsidRPr="00612D6E">
        <w:rPr>
          <w:rFonts w:ascii="Microsoft JhengHei" w:eastAsia="Microsoft JhengHei" w:hAnsi="Microsoft JhengHei"/>
        </w:rPr>
        <w:t>我一起上飛機，帶我飛回他的家裡。不論要飛多遠，我爸爸會用他所有的假期來陪伴我。</w:t>
      </w:r>
    </w:p>
    <w:p w14:paraId="0000001A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1B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當我看到畫面，我明白即使他有缺陷，但我爸爸也用這樣的方式彰顯出天父對我的愛。那一瞬間，我開始尊榮我爸爸，過沒多久，我再也沒有重複他的過錯。</w:t>
      </w:r>
    </w:p>
    <w:p w14:paraId="0000001C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1D" w14:textId="0B074212" w:rsidR="00D52972" w:rsidRPr="001623DB" w:rsidRDefault="001623DB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  <w:b/>
          <w:color w:val="000000" w:themeColor="text1"/>
        </w:rPr>
      </w:pPr>
      <w:r w:rsidRPr="001623DB">
        <w:rPr>
          <w:rFonts w:ascii="Microsoft JhengHei" w:eastAsia="Microsoft JhengHei" w:hAnsi="Microsoft JhengHei" w:hint="eastAsia"/>
          <w:b/>
          <w:color w:val="000000" w:themeColor="text1"/>
        </w:rPr>
        <w:lastRenderedPageBreak/>
        <w:t>可供</w:t>
      </w:r>
      <w:r w:rsidR="00400868" w:rsidRPr="001623DB">
        <w:rPr>
          <w:rFonts w:ascii="Microsoft JhengHei" w:eastAsia="Microsoft JhengHei" w:hAnsi="Microsoft JhengHei"/>
          <w:b/>
          <w:color w:val="000000" w:themeColor="text1"/>
        </w:rPr>
        <w:t>下載</w:t>
      </w:r>
    </w:p>
    <w:p w14:paraId="0000001E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  <w:b/>
        </w:rPr>
      </w:pPr>
    </w:p>
    <w:p w14:paraId="0000001F" w14:textId="6993F547" w:rsidR="00D52972" w:rsidRPr="00612D6E" w:rsidRDefault="005868E9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hint="eastAsia"/>
        </w:rPr>
        <w:t>就屬靈層面而言</w:t>
      </w:r>
      <w:r w:rsidR="00400868" w:rsidRPr="00612D6E">
        <w:rPr>
          <w:rFonts w:ascii="Microsoft JhengHei" w:eastAsia="Microsoft JhengHei" w:hAnsi="Microsoft JhengHei"/>
        </w:rPr>
        <w:t>，尊榮與不尊榮彷彿網路上的下載鍵，按下去後，就會下載</w:t>
      </w:r>
      <w:r w:rsidR="001623DB">
        <w:rPr>
          <w:rFonts w:ascii="Microsoft JhengHei" w:eastAsia="Microsoft JhengHei" w:hAnsi="Microsoft JhengHei" w:hint="eastAsia"/>
        </w:rPr>
        <w:t>該</w:t>
      </w:r>
      <w:r w:rsidR="00400868" w:rsidRPr="00612D6E">
        <w:rPr>
          <w:rFonts w:ascii="Microsoft JhengHei" w:eastAsia="Microsoft JhengHei" w:hAnsi="Microsoft JhengHei"/>
        </w:rPr>
        <w:t>按鍵設定要下載的東西。有些按下去會下載病毒，有些會下載電影或電子書。有些甚至可以清除過去下載的病毒。</w:t>
      </w:r>
    </w:p>
    <w:p w14:paraId="00000020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21" w14:textId="7E46FD08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每當我們不尊榮父母或被他們冒犯</w:t>
      </w:r>
      <w:r w:rsidR="001623DB" w:rsidRPr="00D12CA3">
        <w:rPr>
          <w:rFonts w:ascii="Microsoft JhengHei" w:eastAsia="Microsoft JhengHei" w:hAnsi="Microsoft JhengHei" w:hint="eastAsia"/>
          <w:color w:val="000000" w:themeColor="text1"/>
        </w:rPr>
        <w:t>—就像</w:t>
      </w:r>
      <w:r w:rsidRPr="00D12CA3">
        <w:rPr>
          <w:rFonts w:ascii="Microsoft JhengHei" w:eastAsia="Microsoft JhengHei" w:hAnsi="Microsoft JhengHei"/>
          <w:color w:val="000000" w:themeColor="text1"/>
        </w:rPr>
        <w:t>拿撒勒人對耶穌的感受一樣</w:t>
      </w:r>
      <w:r w:rsidR="001623DB" w:rsidRPr="00D12CA3">
        <w:rPr>
          <w:rFonts w:ascii="Microsoft JhengHei" w:eastAsia="Microsoft JhengHei" w:hAnsi="Microsoft JhengHei" w:hint="eastAsia"/>
          <w:color w:val="000000" w:themeColor="text1"/>
        </w:rPr>
        <w:t>—</w:t>
      </w:r>
      <w:r w:rsidRPr="00612D6E">
        <w:rPr>
          <w:rFonts w:ascii="Microsoft JhengHei" w:eastAsia="Microsoft JhengHei" w:hAnsi="Microsoft JhengHei"/>
        </w:rPr>
        <w:t>我們就好像在下載家族裡不屬神的東西。</w:t>
      </w:r>
      <w:ins w:id="20" w:author="Microsoft 帳戶" w:date="2023-09-28T01:24:00Z">
        <w:r w:rsidR="00986A9C">
          <w:rPr>
            <w:rFonts w:ascii="Microsoft JhengHei" w:eastAsia="Microsoft JhengHei" w:hAnsi="Microsoft JhengHei"/>
          </w:rPr>
          <w:t>同</w:t>
        </w:r>
      </w:ins>
      <w:del w:id="21" w:author="Microsoft 帳戶" w:date="2023-09-28T01:24:00Z">
        <w:r w:rsidRPr="00612D6E" w:rsidDel="00986A9C">
          <w:rPr>
            <w:rFonts w:ascii="Microsoft JhengHei" w:eastAsia="Microsoft JhengHei" w:hAnsi="Microsoft JhengHei"/>
          </w:rPr>
          <w:delText>一</w:delText>
        </w:r>
      </w:del>
      <w:r w:rsidRPr="00612D6E">
        <w:rPr>
          <w:rFonts w:ascii="Microsoft JhengHei" w:eastAsia="Microsoft JhengHei" w:hAnsi="Microsoft JhengHei"/>
        </w:rPr>
        <w:t>樣</w:t>
      </w:r>
      <w:r w:rsidR="00D12CA3">
        <w:rPr>
          <w:rFonts w:ascii="Microsoft JhengHei" w:eastAsia="Microsoft JhengHei" w:hAnsi="Microsoft JhengHei" w:hint="eastAsia"/>
        </w:rPr>
        <w:t>地</w:t>
      </w:r>
      <w:r w:rsidRPr="00612D6E">
        <w:rPr>
          <w:rFonts w:ascii="Microsoft JhengHei" w:eastAsia="Microsoft JhengHei" w:hAnsi="Microsoft JhengHei"/>
        </w:rPr>
        <w:t>，當我們不被他們曾經的失敗絆倒，就有</w:t>
      </w:r>
      <w:proofErr w:type="gramStart"/>
      <w:r w:rsidRPr="00612D6E">
        <w:rPr>
          <w:rFonts w:ascii="Microsoft JhengHei" w:eastAsia="Microsoft JhengHei" w:hAnsi="Microsoft JhengHei"/>
        </w:rPr>
        <w:t>辦法用神創造</w:t>
      </w:r>
      <w:proofErr w:type="gramEnd"/>
      <w:r w:rsidRPr="00612D6E">
        <w:rPr>
          <w:rFonts w:ascii="Microsoft JhengHei" w:eastAsia="Microsoft JhengHei" w:hAnsi="Microsoft JhengHei"/>
        </w:rPr>
        <w:t>他們的眼光來看他們，好像按了新的下載鍵，就能下載屬於神家族裡的東西。若我們重複了上一代的錯誤，可能代表我們還活在不尊榮裡。</w:t>
      </w:r>
    </w:p>
    <w:p w14:paraId="00000022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23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既然講到下載，我認為我們需要學習記憶是如何存在我們腦裡的「硬碟」。我最喜歡的一部兒童電影叫做《腦筋急轉彎》（Inside Out）。它的場景主要在12歲女主角萊莉的腦中。這部片有許多值得我們學習的，但令我印象深刻的是編劇是如何呈現我們儲存記憶的方式。萊莉的腦中有五種情緒：快樂、難過、恐懼、憤怒和厭惡。每一樣情緒也都有代表性的顏色，快樂是黃色，難過是藍色，恐懼是紫色，憤怒是紅色，厭惡是綠色。</w:t>
      </w:r>
    </w:p>
    <w:p w14:paraId="00000024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25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所有萊莉生命的回憶都會引出一個情緒，然後就會在她腦中儲存到對應顏色的球體內。她第一個與家人有關的回憶，因為帶給她快樂，所以在腦中呈現的方式就是一顆黃色的球體。有些與家人的互動，讓她感到憤怒，所以那樣回憶就是紅色的球體。電影描述很棒的是，我們的回憶其實都會包裝在我們當下所感受的情緒裡。</w:t>
      </w:r>
    </w:p>
    <w:p w14:paraId="00000026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27" w14:textId="1D808570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每當我們讀一本</w:t>
      </w:r>
      <w:r w:rsidR="008B4A29">
        <w:rPr>
          <w:rFonts w:ascii="Microsoft JhengHei" w:eastAsia="Microsoft JhengHei" w:hAnsi="Microsoft JhengHei" w:hint="eastAsia"/>
        </w:rPr>
        <w:t>孩童</w:t>
      </w:r>
      <w:r w:rsidRPr="00612D6E">
        <w:rPr>
          <w:rFonts w:ascii="Microsoft JhengHei" w:eastAsia="Microsoft JhengHei" w:hAnsi="Microsoft JhengHei"/>
        </w:rPr>
        <w:t>教養的書，我們都會汲取新的資訊。很多時候，我們很期待要應用所學的技巧、工具和教養方法，所以我們就將所有的資訊存在腦中。問題來了，我們學習時的狀態，往往都是興奮和快樂的，所以我們將書中學到的所有資訊包裝在快樂的情緒裡。不只這樣，通常我們也是孩子睡了或是渡假時才有空讀這類的書籍。</w:t>
      </w:r>
      <w:del w:id="22" w:author="Microsoft Office User" w:date="2023-09-20T16:41:00Z">
        <w:r w:rsidRPr="00612D6E" w:rsidDel="00AF215C">
          <w:rPr>
            <w:rFonts w:ascii="Microsoft JhengHei" w:eastAsia="Microsoft JhengHei" w:hAnsi="Microsoft JhengHei" w:hint="eastAsia"/>
          </w:rPr>
          <w:delText>因此</w:delText>
        </w:r>
      </w:del>
      <w:ins w:id="23" w:author="Microsoft Office User" w:date="2023-09-20T16:41:00Z">
        <w:r w:rsidR="00AF215C">
          <w:rPr>
            <w:rFonts w:ascii="Microsoft JhengHei" w:eastAsia="Microsoft JhengHei" w:hAnsi="Microsoft JhengHei" w:hint="eastAsia"/>
          </w:rPr>
          <w:t>所以</w:t>
        </w:r>
      </w:ins>
      <w:r w:rsidRPr="00612D6E">
        <w:rPr>
          <w:rFonts w:ascii="Microsoft JhengHei" w:eastAsia="Microsoft JhengHei" w:hAnsi="Microsoft JhengHei"/>
        </w:rPr>
        <w:t>，我們都是在平靜的情緒狀態下學習和消化這些新知。</w:t>
      </w:r>
    </w:p>
    <w:p w14:paraId="00000028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29" w14:textId="274683A8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問題是，我們往往不是在快樂或平靜的狀態下需要這些教養資訊。往往是我們生氣或煩躁的時候，小孩不願意刷牙或準時上床睡覺的時候。或者已經急著要出門，小孩還沒穿上鞋或忘了為他們準備午餐的時候。換句話說，我們需要這些資訊儲存在生氣、厭惡或煩躁，而不是快樂</w:t>
      </w:r>
      <w:r w:rsidR="00DE365E" w:rsidRPr="00612D6E">
        <w:rPr>
          <w:rFonts w:ascii="Microsoft JhengHei" w:eastAsia="Microsoft JhengHei" w:hAnsi="Microsoft JhengHei"/>
        </w:rPr>
        <w:t>的情緒裡</w:t>
      </w:r>
      <w:r w:rsidRPr="00612D6E">
        <w:rPr>
          <w:rFonts w:ascii="Microsoft JhengHei" w:eastAsia="Microsoft JhengHei" w:hAnsi="Microsoft JhengHei"/>
        </w:rPr>
        <w:t>。</w:t>
      </w:r>
    </w:p>
    <w:p w14:paraId="0000002A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2B" w14:textId="58EFEEBD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這</w:t>
      </w:r>
      <w:r w:rsidR="006A07EB">
        <w:rPr>
          <w:rFonts w:ascii="Microsoft JhengHei" w:eastAsia="Microsoft JhengHei" w:hAnsi="Microsoft JhengHei" w:hint="eastAsia"/>
        </w:rPr>
        <w:t>或許</w:t>
      </w:r>
      <w:r w:rsidRPr="00612D6E">
        <w:rPr>
          <w:rFonts w:ascii="Microsoft JhengHei" w:eastAsia="Microsoft JhengHei" w:hAnsi="Microsoft JhengHei"/>
        </w:rPr>
        <w:t>就是</w:t>
      </w:r>
      <w:r w:rsidRPr="00612D6E">
        <w:rPr>
          <w:rFonts w:ascii="Microsoft JhengHei" w:eastAsia="Microsoft JhengHei" w:hAnsi="Microsoft JhengHei" w:hint="eastAsia"/>
        </w:rPr>
        <w:t>許</w:t>
      </w:r>
      <w:r w:rsidRPr="00612D6E">
        <w:rPr>
          <w:rFonts w:ascii="Microsoft JhengHei" w:eastAsia="Microsoft JhengHei" w:hAnsi="Microsoft JhengHei"/>
        </w:rPr>
        <w:t>多家長</w:t>
      </w:r>
      <w:r w:rsidR="00D243E9">
        <w:rPr>
          <w:rFonts w:ascii="Microsoft JhengHei" w:eastAsia="Microsoft JhengHei" w:hAnsi="Microsoft JhengHei" w:hint="eastAsia"/>
        </w:rPr>
        <w:t>會</w:t>
      </w:r>
      <w:r w:rsidRPr="00612D6E">
        <w:rPr>
          <w:rFonts w:ascii="Microsoft JhengHei" w:eastAsia="Microsoft JhengHei" w:hAnsi="Microsoft JhengHei"/>
        </w:rPr>
        <w:t>納悶，為什麼每次趕著孩子出門，當下只記得</w:t>
      </w:r>
      <w:r w:rsidR="00D243E9">
        <w:rPr>
          <w:rFonts w:ascii="Microsoft JhengHei" w:eastAsia="Microsoft JhengHei" w:hAnsi="Microsoft JhengHei" w:hint="eastAsia"/>
        </w:rPr>
        <w:t>該</w:t>
      </w:r>
      <w:r w:rsidRPr="00612D6E">
        <w:rPr>
          <w:rFonts w:ascii="Microsoft JhengHei" w:eastAsia="Microsoft JhengHei" w:hAnsi="Microsoft JhengHei"/>
        </w:rPr>
        <w:t>情境</w:t>
      </w:r>
      <w:r w:rsidR="00D243E9">
        <w:rPr>
          <w:rFonts w:ascii="Microsoft JhengHei" w:eastAsia="Microsoft JhengHei" w:hAnsi="Microsoft JhengHei" w:hint="eastAsia"/>
        </w:rPr>
        <w:t>下早</w:t>
      </w:r>
      <w:r w:rsidRPr="00612D6E">
        <w:rPr>
          <w:rFonts w:ascii="Microsoft JhengHei" w:eastAsia="Microsoft JhengHei" w:hAnsi="Microsoft JhengHei"/>
        </w:rPr>
        <w:t>已用</w:t>
      </w:r>
      <w:r w:rsidR="00380EA2">
        <w:rPr>
          <w:rFonts w:ascii="Microsoft JhengHei" w:eastAsia="Microsoft JhengHei" w:hAnsi="Microsoft JhengHei" w:hint="eastAsia"/>
        </w:rPr>
        <w:t>過</w:t>
      </w:r>
      <w:r w:rsidRPr="00612D6E">
        <w:rPr>
          <w:rFonts w:ascii="Microsoft JhengHei" w:eastAsia="Microsoft JhengHei" w:hAnsi="Microsoft JhengHei"/>
        </w:rPr>
        <w:t>上百遍的教養方法，而這些方法往往都與自己父母所使用的一樣。當家長恢復平靜時，他們驚訝自己又能想起書裡所學的，但就是在他們最需要的時候</w:t>
      </w:r>
      <w:r w:rsidR="00D105E2">
        <w:rPr>
          <w:rFonts w:ascii="Microsoft JhengHei" w:eastAsia="Microsoft JhengHei" w:hAnsi="Microsoft JhengHei" w:hint="eastAsia"/>
        </w:rPr>
        <w:t>卻</w:t>
      </w:r>
      <w:r w:rsidRPr="00612D6E">
        <w:rPr>
          <w:rFonts w:ascii="Microsoft JhengHei" w:eastAsia="Microsoft JhengHei" w:hAnsi="Microsoft JhengHei"/>
        </w:rPr>
        <w:t>會</w:t>
      </w:r>
      <w:r w:rsidR="007233F8">
        <w:rPr>
          <w:rFonts w:ascii="Microsoft JhengHei" w:eastAsia="Microsoft JhengHei" w:hAnsi="Microsoft JhengHei" w:hint="eastAsia"/>
        </w:rPr>
        <w:t>瞬間記憶斷片</w:t>
      </w:r>
      <w:r w:rsidRPr="00612D6E">
        <w:rPr>
          <w:rFonts w:ascii="Microsoft JhengHei" w:eastAsia="Microsoft JhengHei" w:hAnsi="Microsoft JhengHei"/>
        </w:rPr>
        <w:t>。</w:t>
      </w:r>
    </w:p>
    <w:p w14:paraId="0000002C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2D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我不是在說，為了記住書裡的資訊，要用生氣的情緒來讀書。而是，我們可以利用想像力，想像自己在那些特定的情境和情緒下使用這些方法，以至當我們真的生氣時，這些資訊隨手可得，不會難以捉摸。</w:t>
      </w:r>
    </w:p>
    <w:p w14:paraId="0000002E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2F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  <w:b/>
        </w:rPr>
      </w:pPr>
      <w:r w:rsidRPr="00612D6E">
        <w:rPr>
          <w:rFonts w:ascii="Microsoft JhengHei" w:eastAsia="Microsoft JhengHei" w:hAnsi="Microsoft JhengHei"/>
          <w:b/>
        </w:rPr>
        <w:t>替換彈匣</w:t>
      </w:r>
    </w:p>
    <w:p w14:paraId="00000030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31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我們也可以用「觸發」的觀點來思考，相信你們都知道什麼是觸發點，以及哪些事情會觸發你的情緒。觸發點就是當它碰觸到一些事情時，會引起你一些反應。以準備幫孩子入睡為例，那是許多父母最容易被觸發的時候，我們想要孩子刷牙、上廁所、拿本書，然後躺在床上，我們想要孩子照著我們的話去做。哄睡的階段其實不是真正的觸發點，真正的觸發點是孩子們不聽話或拖延。當孩子沒有馬上聽話時，他們就觸發了父母，而父母就會有所反應。</w:t>
      </w:r>
    </w:p>
    <w:p w14:paraId="00000032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33" w14:textId="7C314BA9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我們可以用槍的圖像來談論觸發點</w:t>
      </w:r>
      <w:r w:rsidR="00C71AC9">
        <w:rPr>
          <w:rFonts w:ascii="Microsoft JhengHei" w:eastAsia="Microsoft JhengHei" w:hAnsi="Microsoft JhengHei" w:hint="eastAsia"/>
        </w:rPr>
        <w:t>（譯註：觸發點的英文也等同於手槍上的「板機」）</w:t>
      </w:r>
      <w:r w:rsidRPr="00612D6E">
        <w:rPr>
          <w:rFonts w:ascii="Microsoft JhengHei" w:eastAsia="Microsoft JhengHei" w:hAnsi="Microsoft JhengHei"/>
        </w:rPr>
        <w:t>，我們心裡的彈匣裝了什麼，孩子不聽話時，就會射出什麼。如果你不熟悉槍的用詞，彈匣是裝子彈用的長方體，安裝在槍體握把的位置，子彈就是透過彈匣送入槍體中。</w:t>
      </w:r>
    </w:p>
    <w:p w14:paraId="00000034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35" w14:textId="57C18705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在彈匣裡裝子彈，不代表彈匣已經</w:t>
      </w:r>
      <w:r w:rsidR="00C71AC9">
        <w:rPr>
          <w:rFonts w:ascii="Microsoft JhengHei" w:eastAsia="Microsoft JhengHei" w:hAnsi="Microsoft JhengHei" w:hint="eastAsia"/>
        </w:rPr>
        <w:t>扣上</w:t>
      </w:r>
      <w:r w:rsidRPr="00612D6E">
        <w:rPr>
          <w:rFonts w:ascii="Microsoft JhengHei" w:eastAsia="Microsoft JhengHei" w:hAnsi="Microsoft JhengHei"/>
        </w:rPr>
        <w:t>槍了。這就是為什麼我們學到關於教養孩童的新工具，總是在最需要的時候過了才想起。好比我們的彈匣裡裝了新子彈，但卻</w:t>
      </w:r>
      <w:r w:rsidR="00C71AC9">
        <w:rPr>
          <w:rFonts w:ascii="Microsoft JhengHei" w:eastAsia="Microsoft JhengHei" w:hAnsi="Microsoft JhengHei" w:hint="eastAsia"/>
        </w:rPr>
        <w:t>把它</w:t>
      </w:r>
      <w:r w:rsidRPr="00612D6E">
        <w:rPr>
          <w:rFonts w:ascii="Microsoft JhengHei" w:eastAsia="Microsoft JhengHei" w:hAnsi="Microsoft JhengHei"/>
        </w:rPr>
        <w:t>擱置一旁，</w:t>
      </w:r>
      <w:r w:rsidR="00C71AC9">
        <w:rPr>
          <w:rFonts w:ascii="Microsoft JhengHei" w:eastAsia="Microsoft JhengHei" w:hAnsi="Microsoft JhengHei" w:hint="eastAsia"/>
        </w:rPr>
        <w:t>仍是</w:t>
      </w:r>
      <w:r w:rsidR="00D102FA">
        <w:rPr>
          <w:rFonts w:ascii="Microsoft JhengHei" w:eastAsia="Microsoft JhengHei" w:hAnsi="Microsoft JhengHei" w:hint="eastAsia"/>
        </w:rPr>
        <w:t>從</w:t>
      </w:r>
      <w:r w:rsidRPr="00612D6E">
        <w:rPr>
          <w:rFonts w:ascii="Microsoft JhengHei" w:eastAsia="Microsoft JhengHei" w:hAnsi="Microsoft JhengHei"/>
        </w:rPr>
        <w:t>舊的彈匣發射。當孩子們碰觸到我們的觸發點，</w:t>
      </w:r>
      <w:r w:rsidR="00F8597A">
        <w:rPr>
          <w:rFonts w:ascii="Microsoft JhengHei" w:eastAsia="Microsoft JhengHei" w:hAnsi="Microsoft JhengHei" w:hint="eastAsia"/>
        </w:rPr>
        <w:t>就如同是</w:t>
      </w:r>
      <w:r w:rsidRPr="00612D6E">
        <w:rPr>
          <w:rFonts w:ascii="Microsoft JhengHei" w:eastAsia="Microsoft JhengHei" w:hAnsi="Microsoft JhengHei"/>
        </w:rPr>
        <w:t>扣了槍的</w:t>
      </w:r>
      <w:bookmarkStart w:id="24" w:name="_GoBack"/>
      <w:bookmarkEnd w:id="24"/>
      <w:r w:rsidRPr="00612D6E">
        <w:rPr>
          <w:rFonts w:ascii="Microsoft JhengHei" w:eastAsia="Microsoft JhengHei" w:hAnsi="Microsoft JhengHei"/>
        </w:rPr>
        <w:t>板機，我們不明白為什麼射出去的都是過去的子彈，不</w:t>
      </w:r>
      <w:r w:rsidR="00767797">
        <w:rPr>
          <w:rFonts w:ascii="Microsoft JhengHei" w:eastAsia="Microsoft JhengHei" w:hAnsi="Microsoft JhengHei" w:hint="eastAsia"/>
        </w:rPr>
        <w:t>是</w:t>
      </w:r>
      <w:r w:rsidRPr="00612D6E">
        <w:rPr>
          <w:rFonts w:ascii="Microsoft JhengHei" w:eastAsia="Microsoft JhengHei" w:hAnsi="Microsoft JhengHei"/>
        </w:rPr>
        <w:t>已經裝了新子彈了</w:t>
      </w:r>
      <w:r w:rsidR="00767797">
        <w:rPr>
          <w:rFonts w:ascii="Microsoft JhengHei" w:eastAsia="Microsoft JhengHei" w:hAnsi="Microsoft JhengHei" w:hint="eastAsia"/>
        </w:rPr>
        <w:t>嗎</w:t>
      </w:r>
      <w:r w:rsidRPr="00612D6E">
        <w:rPr>
          <w:rFonts w:ascii="Microsoft JhengHei" w:eastAsia="Microsoft JhengHei" w:hAnsi="Microsoft JhengHei"/>
        </w:rPr>
        <w:t>，為什麼我們對孩子們的反應還是一樣？</w:t>
      </w:r>
      <w:r w:rsidR="00327AFB">
        <w:rPr>
          <w:rFonts w:ascii="Microsoft JhengHei" w:eastAsia="Microsoft JhengHei" w:hAnsi="Microsoft JhengHei" w:hint="eastAsia"/>
        </w:rPr>
        <w:t>只因為</w:t>
      </w:r>
      <w:r w:rsidRPr="00612D6E">
        <w:rPr>
          <w:rFonts w:ascii="Microsoft JhengHei" w:eastAsia="Microsoft JhengHei" w:hAnsi="Microsoft JhengHei" w:hint="eastAsia"/>
        </w:rPr>
        <w:t>彈</w:t>
      </w:r>
      <w:r w:rsidRPr="00612D6E">
        <w:rPr>
          <w:rFonts w:ascii="Microsoft JhengHei" w:eastAsia="Microsoft JhengHei" w:hAnsi="Microsoft JhengHei"/>
        </w:rPr>
        <w:t>匣裝了新子彈，不代表就有成</w:t>
      </w:r>
      <w:r w:rsidR="00767797">
        <w:rPr>
          <w:rFonts w:ascii="Microsoft JhengHei" w:eastAsia="Microsoft JhengHei" w:hAnsi="Microsoft JhengHei" w:hint="eastAsia"/>
        </w:rPr>
        <w:t>功上膛</w:t>
      </w:r>
      <w:r w:rsidRPr="00612D6E">
        <w:rPr>
          <w:rFonts w:ascii="Microsoft JhengHei" w:eastAsia="Microsoft JhengHei" w:hAnsi="Microsoft JhengHei"/>
        </w:rPr>
        <w:t>。</w:t>
      </w:r>
    </w:p>
    <w:p w14:paraId="00000036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37" w14:textId="708F08B6" w:rsidR="00D52972" w:rsidRPr="00554308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  <w:color w:val="000000" w:themeColor="text1"/>
        </w:rPr>
      </w:pPr>
      <w:r w:rsidRPr="00612D6E">
        <w:rPr>
          <w:rFonts w:ascii="Microsoft JhengHei" w:eastAsia="Microsoft JhengHei" w:hAnsi="Microsoft JhengHei"/>
        </w:rPr>
        <w:t>我們必須明白，情緒就像是彈匣，子彈就像是我們教養孩子的技巧和工具。我可以學會世上所有的工具，但若我只是在平靜的狀態下學習，它們並沒有被裝進我「憤怒」時的「彈匣」。這時孩子觸發我，扣下了板機，沒有新的工具或方法會出來。好消息</w:t>
      </w:r>
      <w:r w:rsidRPr="00612D6E">
        <w:rPr>
          <w:rFonts w:ascii="Microsoft JhengHei" w:eastAsia="Microsoft JhengHei" w:hAnsi="Microsoft JhengHei"/>
        </w:rPr>
        <w:lastRenderedPageBreak/>
        <w:t>是，</w:t>
      </w:r>
      <w:r w:rsidRPr="00554308">
        <w:rPr>
          <w:rFonts w:ascii="Microsoft JhengHei" w:eastAsia="Microsoft JhengHei" w:hAnsi="Microsoft JhengHei"/>
          <w:color w:val="000000" w:themeColor="text1"/>
        </w:rPr>
        <w:t>一旦明白了這一點，我們就知道如何將這些工具裝進我們想要的「情緒彈匣」</w:t>
      </w:r>
      <w:r w:rsidR="00554308">
        <w:rPr>
          <w:rFonts w:ascii="Microsoft JhengHei" w:eastAsia="Microsoft JhengHei" w:hAnsi="Microsoft JhengHei" w:hint="eastAsia"/>
          <w:color w:val="000000" w:themeColor="text1"/>
        </w:rPr>
        <w:t>裡</w:t>
      </w:r>
      <w:r w:rsidRPr="00554308">
        <w:rPr>
          <w:rFonts w:ascii="Microsoft JhengHei" w:eastAsia="Microsoft JhengHei" w:hAnsi="Microsoft JhengHei"/>
          <w:color w:val="000000" w:themeColor="text1"/>
        </w:rPr>
        <w:t>。</w:t>
      </w:r>
    </w:p>
    <w:p w14:paraId="00000038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39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  <w:b/>
        </w:rPr>
      </w:pPr>
      <w:r w:rsidRPr="00612D6E">
        <w:rPr>
          <w:rFonts w:ascii="Microsoft JhengHei" w:eastAsia="Microsoft JhengHei" w:hAnsi="Microsoft JhengHei"/>
          <w:b/>
        </w:rPr>
        <w:t>取代舊彈匣</w:t>
      </w:r>
    </w:p>
    <w:p w14:paraId="0000003A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3B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bookmarkStart w:id="25" w:name="_heading=h.gjdgxs" w:colFirst="0" w:colLast="0"/>
      <w:bookmarkEnd w:id="25"/>
      <w:r w:rsidRPr="00612D6E">
        <w:rPr>
          <w:rFonts w:ascii="Microsoft JhengHei" w:eastAsia="Microsoft JhengHei" w:hAnsi="Microsoft JhengHei"/>
        </w:rPr>
        <w:t>神差派約書亞帶領以色列人進入應許之地，這是他們40年前就可以進入，卻到現在還沒進入。神對他們說：</w:t>
      </w:r>
    </w:p>
    <w:p w14:paraId="0000003C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3D" w14:textId="49D47F0C" w:rsidR="00D52972" w:rsidRDefault="00400868" w:rsidP="00F200A6">
      <w:pPr>
        <w:widowControl/>
        <w:spacing w:line="259" w:lineRule="auto"/>
        <w:ind w:left="1134" w:right="1223"/>
        <w:jc w:val="both"/>
        <w:rPr>
          <w:rFonts w:ascii="Microsoft JhengHei" w:eastAsia="Microsoft JhengHei" w:hAnsi="Microsoft JhengHei" w:cs="Microsoft JhengHei"/>
        </w:rPr>
      </w:pPr>
      <w:r w:rsidRPr="00F200A6">
        <w:rPr>
          <w:rFonts w:ascii="Microsoft JhengHei" w:eastAsia="Microsoft JhengHei" w:hAnsi="Microsoft JhengHei" w:cs="Microsoft JhengHei"/>
        </w:rPr>
        <w:t>只要剛強，大大壯膽，謹守遵行我僕人摩西所吩咐你的一切律法，不可偏離左右，使你無論往哪裏去，都可以順利。這律法書不可離開你的口，總要晝夜思想，好使你謹守遵行這書上所寫的一切話。如此，你的道路就可以亨通，凡事順利。</w:t>
      </w:r>
    </w:p>
    <w:p w14:paraId="3617FD15" w14:textId="77777777" w:rsidR="00F200A6" w:rsidRPr="00F200A6" w:rsidRDefault="00F200A6" w:rsidP="00F200A6">
      <w:pPr>
        <w:widowControl/>
        <w:spacing w:line="259" w:lineRule="auto"/>
        <w:ind w:left="1134" w:right="1223"/>
        <w:jc w:val="both"/>
        <w:rPr>
          <w:rFonts w:ascii="Microsoft JhengHei" w:eastAsia="Microsoft JhengHei" w:hAnsi="Microsoft JhengHei" w:cs="Microsoft JhengHei"/>
        </w:rPr>
      </w:pPr>
    </w:p>
    <w:p w14:paraId="0000003E" w14:textId="583A2619" w:rsidR="00D52972" w:rsidRPr="00F200A6" w:rsidRDefault="00400868" w:rsidP="00F200A6">
      <w:pPr>
        <w:widowControl/>
        <w:spacing w:line="259" w:lineRule="auto"/>
        <w:ind w:left="1134" w:right="1223"/>
        <w:jc w:val="right"/>
        <w:rPr>
          <w:rFonts w:ascii="Microsoft JhengHei" w:eastAsia="Microsoft JhengHei" w:hAnsi="Microsoft JhengHei" w:cs="Microsoft JhengHei"/>
        </w:rPr>
      </w:pPr>
      <w:r w:rsidRPr="00F200A6">
        <w:rPr>
          <w:rFonts w:ascii="Microsoft JhengHei" w:eastAsia="Microsoft JhengHei" w:hAnsi="Microsoft JhengHei" w:cs="Microsoft JhengHei"/>
        </w:rPr>
        <w:t>約書亞</w:t>
      </w:r>
      <w:r w:rsidR="00F200A6" w:rsidRPr="00F200A6">
        <w:rPr>
          <w:rFonts w:ascii="Microsoft JhengHei" w:eastAsia="Microsoft JhengHei" w:hAnsi="Microsoft JhengHei" w:cs="Microsoft JhengHei" w:hint="eastAsia"/>
        </w:rPr>
        <w:t>記一</w:t>
      </w:r>
      <w:r w:rsidRPr="00F200A6">
        <w:rPr>
          <w:rFonts w:ascii="Microsoft JhengHei" w:eastAsia="Microsoft JhengHei" w:hAnsi="Microsoft JhengHei" w:cs="Microsoft JhengHei"/>
        </w:rPr>
        <w:t>章7到8節</w:t>
      </w:r>
    </w:p>
    <w:p w14:paraId="0000003F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40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為了奪下應許之地，約書亞必須剛強壯膽，為了能剛強壯膽，神的話語不可離開他的口，必須晝夜思想。因著晝夜思想，便能在一切事上亨通順利。思想或默想就是深刻並重複地思想某句話、經文或故事。好像一頭牛反覆咀嚼食物，我們也應在思想中反覆「咀嚼」神的話語。</w:t>
      </w:r>
    </w:p>
    <w:p w14:paraId="00000041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42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默想能使我們成為凡事順利及亨通的父母，我們能在安靜的時候，默想那些容易使我們被觸發的情境。可以坐在餐桌，喝著咖啡，想像著當晚的哄睡儀式會如何進行。我們可以想像著孩子們以往的行為模式，可能是拒絕刷牙或拖拖拉拉的上床。想像的時候，那些煩躁及不舒服的感覺也會湧上，這個感覺很重要，因為我們要將新學到的技巧和工具存放在這些感覺裡。感覺到這些負面情緒時，接著就可以想像自己用那些新的工具及技巧來回應孩子。</w:t>
      </w:r>
    </w:p>
    <w:p w14:paraId="00000043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44" w14:textId="77777777" w:rsidR="00D52972" w:rsidRPr="00F200A6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  <w:color w:val="000000" w:themeColor="text1"/>
        </w:rPr>
      </w:pPr>
      <w:r w:rsidRPr="00F200A6">
        <w:rPr>
          <w:rFonts w:ascii="Microsoft JhengHei" w:eastAsia="Microsoft JhengHei" w:hAnsi="Microsoft JhengHei"/>
          <w:color w:val="000000" w:themeColor="text1"/>
        </w:rPr>
        <w:t>與其發脾氣或對孩子大小聲，我們可以默想自己平靜地告訴孩子們，準備上床時間可以慢慢來。是的，我們確實在默想自己允許他們不聽話和拖延。是的，這或許會促使他們去觸碰你的觸發點及忍耐的極限。聽起來很荒謬，但事實是，不論你有沒有促發他們，他們都有可能會觸發你。但我們要默想自己忍耐地、平靜地告訴他們事情的後果，並讓他們選擇要怎麼做。我們默想決定權仍在自己手上，不是讓孩子的行為，決定我們的反應。</w:t>
      </w:r>
    </w:p>
    <w:p w14:paraId="00000045" w14:textId="77777777" w:rsidR="00D52972" w:rsidRPr="00F200A6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  <w:color w:val="000000" w:themeColor="text1"/>
        </w:rPr>
      </w:pPr>
    </w:p>
    <w:p w14:paraId="00000046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lastRenderedPageBreak/>
        <w:t>默想的時候，我們也要邀請聖靈在我們的想像中來賜我們能力，接著就繼續過著日常的一天。晚上，孩子們仍然會做他們過去每晚都在做的，但這一次，我們可以選擇不一樣的回應，現在我們有選擇權。而我們感到不耐煩時，我們想像的畫面可以供我們使用。</w:t>
      </w:r>
    </w:p>
    <w:p w14:paraId="00000047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48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很多時候，我早上默想完情境後，當天就會遇上。我開始煩躁時，就會想起早上默想的畫面，聖靈也會幫助我用所默想的方式來回應孩子。當我已經看到新的行為模式，就不需要回到從前一貫的作法。因此在孩子的管教上，我不再無能為力。</w:t>
      </w:r>
    </w:p>
    <w:p w14:paraId="00000049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4A" w14:textId="4A61C6AA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切記，孩子行為表現良好，不代表我們就是優</w:t>
      </w:r>
      <w:r w:rsidR="00F200A6">
        <w:rPr>
          <w:rFonts w:ascii="Microsoft JhengHei" w:eastAsia="Microsoft JhengHei" w:hAnsi="Microsoft JhengHei" w:hint="eastAsia"/>
        </w:rPr>
        <w:t>秀</w:t>
      </w:r>
      <w:r w:rsidRPr="00612D6E">
        <w:rPr>
          <w:rFonts w:ascii="Microsoft JhengHei" w:eastAsia="Microsoft JhengHei" w:hAnsi="Microsoft JhengHei"/>
        </w:rPr>
        <w:t>的父母，</w:t>
      </w:r>
      <w:r w:rsidR="00F200A6">
        <w:rPr>
          <w:rFonts w:ascii="Microsoft JhengHei" w:eastAsia="Microsoft JhengHei" w:hAnsi="Microsoft JhengHei" w:hint="eastAsia"/>
        </w:rPr>
        <w:t>父母</w:t>
      </w:r>
      <w:r>
        <w:rPr>
          <w:rFonts w:ascii="Microsoft JhengHei" w:eastAsia="Microsoft JhengHei" w:hAnsi="Microsoft JhengHei" w:hint="eastAsia"/>
        </w:rPr>
        <w:t>的</w:t>
      </w:r>
      <w:r w:rsidRPr="00612D6E">
        <w:rPr>
          <w:rFonts w:ascii="Microsoft JhengHei" w:eastAsia="Microsoft JhengHei" w:hAnsi="Microsoft JhengHei" w:hint="eastAsia"/>
        </w:rPr>
        <w:t>優</w:t>
      </w:r>
      <w:r w:rsidR="00F200A6">
        <w:rPr>
          <w:rFonts w:ascii="Microsoft JhengHei" w:eastAsia="Microsoft JhengHei" w:hAnsi="Microsoft JhengHei" w:hint="eastAsia"/>
        </w:rPr>
        <w:t>秀</w:t>
      </w:r>
      <w:r>
        <w:rPr>
          <w:rFonts w:ascii="Microsoft JhengHei" w:eastAsia="Microsoft JhengHei" w:hAnsi="Microsoft JhengHei" w:hint="eastAsia"/>
        </w:rPr>
        <w:t>與否</w:t>
      </w:r>
      <w:r w:rsidRPr="00612D6E">
        <w:rPr>
          <w:rFonts w:ascii="Microsoft JhengHei" w:eastAsia="Microsoft JhengHei" w:hAnsi="Microsoft JhengHei"/>
        </w:rPr>
        <w:t>取決於我們的行為和回應方式。如果我們只告訴神，孩子有多難搞，那就好像一直專注在巨人般的挑戰，而不是渴望結岀的果子。如果我們自己在腦海中重複播放所不要的情境，我們就好像沒得選擇的羊，只能看著眼前的畫面和家族過去的行為模式，複製到我們下一代身上，而不是複製我們的牧羊人顯明給我們看的。沒有人能替你做，也沒有人能替你選擇自己腦海裡想要專注在什麼樣的畫面，這是我們必須為自己做的紀律和決定。</w:t>
      </w:r>
    </w:p>
    <w:p w14:paraId="0000004B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4C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  <w:b/>
        </w:rPr>
      </w:pPr>
      <w:r w:rsidRPr="00612D6E">
        <w:rPr>
          <w:rFonts w:ascii="Microsoft JhengHei" w:eastAsia="Microsoft JhengHei" w:hAnsi="Microsoft JhengHei"/>
          <w:b/>
        </w:rPr>
        <w:t>禱告引導</w:t>
      </w:r>
    </w:p>
    <w:p w14:paraId="0000004D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4E" w14:textId="77777777" w:rsidR="00D52972" w:rsidRPr="00612D6E" w:rsidRDefault="00400868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  <w:r w:rsidRPr="00612D6E">
        <w:rPr>
          <w:rFonts w:ascii="Microsoft JhengHei" w:eastAsia="Microsoft JhengHei" w:hAnsi="Microsoft JhengHei"/>
        </w:rPr>
        <w:t>請求天父來轉化你的心思意念，並斷開任何從父母繼承的不健康循環。求祂幫助你想像當你被觸發時該如何回應，求神給你智慧去明白如何好好愛孩子，同時又能自制。花點時間來想像神教你的回應方式，而不是你過往習慣的模式，並同時感受那些情境下會有的情緒和感覺。</w:t>
      </w:r>
    </w:p>
    <w:p w14:paraId="0000004F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50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p w14:paraId="00000051" w14:textId="77777777" w:rsidR="00D52972" w:rsidRPr="00612D6E" w:rsidRDefault="00D52972" w:rsidP="00504F11">
      <w:pPr>
        <w:tabs>
          <w:tab w:val="left" w:pos="2985"/>
        </w:tabs>
        <w:jc w:val="both"/>
        <w:rPr>
          <w:rFonts w:ascii="Microsoft JhengHei" w:eastAsia="Microsoft JhengHei" w:hAnsi="Microsoft JhengHei"/>
        </w:rPr>
      </w:pPr>
    </w:p>
    <w:sectPr w:rsidR="00D52972" w:rsidRPr="00612D6E">
      <w:pgSz w:w="11906" w:h="16838"/>
      <w:pgMar w:top="1440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Office User">
    <w15:presenceInfo w15:providerId="None" w15:userId="Microsoft Office User"/>
  </w15:person>
  <w15:person w15:author="Microsoft 帳戶">
    <w15:presenceInfo w15:providerId="Windows Live" w15:userId="7ecc70580f1ecc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972"/>
    <w:rsid w:val="000D4565"/>
    <w:rsid w:val="000E2815"/>
    <w:rsid w:val="001623DB"/>
    <w:rsid w:val="002C21A1"/>
    <w:rsid w:val="002F2ECF"/>
    <w:rsid w:val="00327AFB"/>
    <w:rsid w:val="00380EA2"/>
    <w:rsid w:val="00387D0E"/>
    <w:rsid w:val="003C54C7"/>
    <w:rsid w:val="00400868"/>
    <w:rsid w:val="004D2A0A"/>
    <w:rsid w:val="00504F11"/>
    <w:rsid w:val="00554308"/>
    <w:rsid w:val="005868E9"/>
    <w:rsid w:val="00612D6E"/>
    <w:rsid w:val="006A07EB"/>
    <w:rsid w:val="006E18B6"/>
    <w:rsid w:val="007233F8"/>
    <w:rsid w:val="00767797"/>
    <w:rsid w:val="0077072F"/>
    <w:rsid w:val="007712AC"/>
    <w:rsid w:val="008B4A29"/>
    <w:rsid w:val="00962D0F"/>
    <w:rsid w:val="00986A9C"/>
    <w:rsid w:val="00A20D59"/>
    <w:rsid w:val="00A8512B"/>
    <w:rsid w:val="00AD110C"/>
    <w:rsid w:val="00AD1443"/>
    <w:rsid w:val="00AF215C"/>
    <w:rsid w:val="00B2372B"/>
    <w:rsid w:val="00B36963"/>
    <w:rsid w:val="00B96C1D"/>
    <w:rsid w:val="00B96E65"/>
    <w:rsid w:val="00C51EFB"/>
    <w:rsid w:val="00C71AC9"/>
    <w:rsid w:val="00CB2731"/>
    <w:rsid w:val="00CB5F36"/>
    <w:rsid w:val="00D102FA"/>
    <w:rsid w:val="00D105E2"/>
    <w:rsid w:val="00D12CA3"/>
    <w:rsid w:val="00D243E9"/>
    <w:rsid w:val="00D26234"/>
    <w:rsid w:val="00D52972"/>
    <w:rsid w:val="00D92D73"/>
    <w:rsid w:val="00DE365E"/>
    <w:rsid w:val="00EA27CC"/>
    <w:rsid w:val="00EE2510"/>
    <w:rsid w:val="00F200A6"/>
    <w:rsid w:val="00F31236"/>
    <w:rsid w:val="00F739EB"/>
    <w:rsid w:val="00F84C0B"/>
    <w:rsid w:val="00F8597A"/>
    <w:rsid w:val="00FF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3622"/>
  <w15:docId w15:val="{4C9404D1-F582-274E-86B0-F6223059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PMingLiU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Revision"/>
    <w:hidden/>
    <w:uiPriority w:val="99"/>
    <w:semiHidden/>
    <w:rsid w:val="00B96C1D"/>
    <w:pPr>
      <w:widowControl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TRudVyML7FwsWaRsEADnCVg1iA==">CgMxLjAyCGguZ2pkZ3hzOAByITEtczdaQ0ZIRFRCa0h0Wk9jTE1IVXZpaG4tZ1J3RHQzMA==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Chang</dc:creator>
  <cp:lastModifiedBy>Microsoft 帳戶</cp:lastModifiedBy>
  <cp:revision>5</cp:revision>
  <dcterms:created xsi:type="dcterms:W3CDTF">2023-09-27T17:15:00Z</dcterms:created>
  <dcterms:modified xsi:type="dcterms:W3CDTF">2023-09-27T17:34:00Z</dcterms:modified>
</cp:coreProperties>
</file>