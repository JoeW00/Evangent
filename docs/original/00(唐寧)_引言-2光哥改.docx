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CC69C9" w14:textId="77777777" w:rsidR="00022013" w:rsidRDefault="00264048">
      <w:pPr>
        <w:rPr>
          <w:b/>
          <w:sz w:val="28"/>
          <w:szCs w:val="28"/>
        </w:rPr>
      </w:pPr>
      <w:r>
        <w:rPr>
          <w:rFonts w:ascii="Arial Unicode MS" w:eastAsia="Arial Unicode MS" w:hAnsi="Arial Unicode MS" w:cs="Arial Unicode MS"/>
          <w:b/>
          <w:sz w:val="28"/>
          <w:szCs w:val="28"/>
        </w:rPr>
        <w:t>序</w:t>
      </w:r>
    </w:p>
    <w:p w14:paraId="2FCC69CA" w14:textId="77777777" w:rsidR="00022013" w:rsidRDefault="00022013">
      <w:pPr>
        <w:rPr>
          <w:b/>
        </w:rPr>
      </w:pPr>
    </w:p>
    <w:p w14:paraId="2FCC69CB" w14:textId="77777777" w:rsidR="00022013" w:rsidRDefault="00022013"/>
    <w:p w14:paraId="2FCC69CC" w14:textId="3ADED078" w:rsidR="00022013" w:rsidRPr="004615F0" w:rsidRDefault="00264048">
      <w:pPr>
        <w:rPr>
          <w:rFonts w:ascii="Arial Unicode MS" w:eastAsia="Arial Unicode MS" w:hAnsi="Arial Unicode MS" w:cs="Arial Unicode MS"/>
          <w:rPrChange w:id="0" w:author="Wang Ada" w:date="2023-08-13T14:12:00Z">
            <w:rPr/>
          </w:rPrChange>
        </w:rPr>
      </w:pPr>
      <w:r>
        <w:rPr>
          <w:rFonts w:ascii="Arial Unicode MS" w:eastAsia="Arial Unicode MS" w:hAnsi="Arial Unicode MS" w:cs="Arial Unicode MS"/>
        </w:rPr>
        <w:t xml:space="preserve">        我開始兒童事工的前四年是在紐約，那時</w:t>
      </w:r>
      <w:del w:id="1" w:author="Wang Ada" w:date="2023-08-13T14:23:00Z">
        <w:r w:rsidDel="00954863">
          <w:rPr>
            <w:rFonts w:ascii="Arial Unicode MS" w:eastAsia="Arial Unicode MS" w:hAnsi="Arial Unicode MS" w:cs="Arial Unicode MS"/>
          </w:rPr>
          <w:delText>每週日</w:delText>
        </w:r>
      </w:del>
      <w:del w:id="2" w:author="Wang Ada" w:date="2023-08-13T14:11:00Z">
        <w:r w:rsidDel="004615F0">
          <w:rPr>
            <w:rFonts w:ascii="Arial Unicode MS" w:eastAsia="Arial Unicode MS" w:hAnsi="Arial Unicode MS" w:cs="Arial Unicode MS"/>
          </w:rPr>
          <w:delText>會有</w:delText>
        </w:r>
      </w:del>
      <w:r>
        <w:rPr>
          <w:rFonts w:ascii="Arial Unicode MS" w:eastAsia="Arial Unicode MS" w:hAnsi="Arial Unicode MS" w:cs="Arial Unicode MS"/>
        </w:rPr>
        <w:t>平均</w:t>
      </w:r>
      <w:ins w:id="3" w:author="Wang Ada" w:date="2023-08-13T14:11:00Z">
        <w:r w:rsidR="004615F0">
          <w:rPr>
            <w:rFonts w:ascii="Arial Unicode MS" w:eastAsia="Arial Unicode MS" w:hAnsi="Arial Unicode MS" w:cs="Arial Unicode MS"/>
          </w:rPr>
          <w:t>會有</w:t>
        </w:r>
      </w:ins>
      <w:r>
        <w:rPr>
          <w:rFonts w:ascii="Arial Unicode MS" w:eastAsia="Arial Unicode MS" w:hAnsi="Arial Unicode MS" w:cs="Arial Unicode MS"/>
        </w:rPr>
        <w:t>兩百個孩童來到我們戶外的主日學。我們</w:t>
      </w:r>
      <w:ins w:id="4" w:author="Wang Ada" w:date="2023-08-13T14:24:00Z">
        <w:r w:rsidR="00954863">
          <w:rPr>
            <w:rFonts w:ascii="Arial Unicode MS" w:eastAsia="Arial Unicode MS" w:hAnsi="Arial Unicode MS" w:cs="Arial Unicode MS"/>
          </w:rPr>
          <w:t>會</w:t>
        </w:r>
        <w:r w:rsidR="00954863">
          <w:rPr>
            <w:rFonts w:ascii="Arial Unicode MS" w:eastAsia="Arial Unicode MS" w:hAnsi="Arial Unicode MS" w:cs="Arial Unicode MS" w:hint="eastAsia"/>
          </w:rPr>
          <w:t>在</w:t>
        </w:r>
      </w:ins>
      <w:del w:id="5" w:author="Wang Ada" w:date="2023-08-13T14:24:00Z">
        <w:r w:rsidDel="00954863">
          <w:rPr>
            <w:rFonts w:ascii="Arial Unicode MS" w:eastAsia="Arial Unicode MS" w:hAnsi="Arial Unicode MS" w:cs="Arial Unicode MS" w:hint="eastAsia"/>
          </w:rPr>
          <w:delText>到達</w:delText>
        </w:r>
      </w:del>
      <w:ins w:id="6" w:author="Wang Ada" w:date="2023-08-13T14:24:00Z">
        <w:r w:rsidR="00954863">
          <w:rPr>
            <w:rFonts w:ascii="Arial Unicode MS" w:eastAsia="Arial Unicode MS" w:hAnsi="Arial Unicode MS" w:cs="Arial Unicode MS" w:hint="eastAsia"/>
          </w:rPr>
          <w:t>抵達</w:t>
        </w:r>
      </w:ins>
      <w:r>
        <w:rPr>
          <w:rFonts w:ascii="Arial Unicode MS" w:eastAsia="Arial Unicode MS" w:hAnsi="Arial Unicode MS" w:cs="Arial Unicode MS"/>
        </w:rPr>
        <w:t>後</w:t>
      </w:r>
      <w:del w:id="7" w:author="Wang Ada" w:date="2023-08-13T14:24:00Z">
        <w:r w:rsidDel="00954863">
          <w:rPr>
            <w:rFonts w:ascii="Arial Unicode MS" w:eastAsia="Arial Unicode MS" w:hAnsi="Arial Unicode MS" w:cs="Arial Unicode MS"/>
          </w:rPr>
          <w:delText>會</w:delText>
        </w:r>
      </w:del>
      <w:r>
        <w:rPr>
          <w:rFonts w:ascii="Arial Unicode MS" w:eastAsia="Arial Unicode MS" w:hAnsi="Arial Unicode MS" w:cs="Arial Unicode MS"/>
        </w:rPr>
        <w:t>拿塑膠</w:t>
      </w:r>
      <w:del w:id="8" w:author="Wang Ada" w:date="2023-08-13T14:24:00Z">
        <w:r w:rsidDel="00954863">
          <w:rPr>
            <w:rFonts w:ascii="Arial Unicode MS" w:eastAsia="Arial Unicode MS" w:hAnsi="Arial Unicode MS" w:cs="Arial Unicode MS"/>
          </w:rPr>
          <w:delText>帆</w:delText>
        </w:r>
      </w:del>
      <w:r>
        <w:rPr>
          <w:rFonts w:ascii="Arial Unicode MS" w:eastAsia="Arial Unicode MS" w:hAnsi="Arial Unicode MS" w:cs="Arial Unicode MS"/>
        </w:rPr>
        <w:t>布鋪在</w:t>
      </w:r>
      <w:del w:id="9" w:author="Wang Ada" w:date="2023-08-13T14:24:00Z">
        <w:r w:rsidDel="00954863">
          <w:rPr>
            <w:rFonts w:ascii="Arial Unicode MS" w:eastAsia="Arial Unicode MS" w:hAnsi="Arial Unicode MS" w:cs="Arial Unicode MS"/>
          </w:rPr>
          <w:delText>走</w:delText>
        </w:r>
      </w:del>
      <w:ins w:id="10" w:author="Wang Ada" w:date="2023-08-13T14:24:00Z">
        <w:r w:rsidR="00954863">
          <w:rPr>
            <w:rFonts w:ascii="Arial Unicode MS" w:eastAsia="Arial Unicode MS" w:hAnsi="Arial Unicode MS" w:cs="Arial Unicode MS" w:hint="eastAsia"/>
          </w:rPr>
          <w:t>人行</w:t>
        </w:r>
      </w:ins>
      <w:r>
        <w:rPr>
          <w:rFonts w:ascii="Arial Unicode MS" w:eastAsia="Arial Unicode MS" w:hAnsi="Arial Unicode MS" w:cs="Arial Unicode MS"/>
        </w:rPr>
        <w:t>道上讓孩子們能夠席地而坐，接著我們會拿一疊傳單在</w:t>
      </w:r>
      <w:del w:id="11" w:author="Wang Ada" w:date="2023-08-13T14:14:00Z">
        <w:r w:rsidDel="004615F0">
          <w:rPr>
            <w:rFonts w:ascii="Arial Unicode MS" w:eastAsia="Arial Unicode MS" w:hAnsi="Arial Unicode MS" w:cs="Arial Unicode MS" w:hint="eastAsia"/>
          </w:rPr>
          <w:delText>學</w:delText>
        </w:r>
      </w:del>
      <w:ins w:id="12" w:author="Wang Ada" w:date="2023-08-13T14:14:00Z">
        <w:r w:rsidR="004615F0">
          <w:rPr>
            <w:rFonts w:ascii="Arial Unicode MS" w:eastAsia="Arial Unicode MS" w:hAnsi="Arial Unicode MS" w:cs="Arial Unicode MS" w:hint="eastAsia"/>
          </w:rPr>
          <w:t>孩子們的</w:t>
        </w:r>
      </w:ins>
      <w:r>
        <w:rPr>
          <w:rFonts w:ascii="Arial Unicode MS" w:eastAsia="Arial Unicode MS" w:hAnsi="Arial Unicode MS" w:cs="Arial Unicode MS"/>
        </w:rPr>
        <w:t>校門口</w:t>
      </w:r>
      <w:del w:id="13" w:author="Wang Ada" w:date="2023-08-13T14:12:00Z">
        <w:r w:rsidDel="004615F0">
          <w:rPr>
            <w:rFonts w:ascii="Arial Unicode MS" w:eastAsia="Arial Unicode MS" w:hAnsi="Arial Unicode MS" w:cs="Arial Unicode MS"/>
          </w:rPr>
          <w:delText>做</w:delText>
        </w:r>
      </w:del>
      <w:r>
        <w:rPr>
          <w:rFonts w:ascii="Arial Unicode MS" w:eastAsia="Arial Unicode MS" w:hAnsi="Arial Unicode MS" w:cs="Arial Unicode MS"/>
        </w:rPr>
        <w:t>等</w:t>
      </w:r>
      <w:del w:id="14" w:author="Wang Ada" w:date="2023-08-13T14:12:00Z">
        <w:r w:rsidDel="004615F0">
          <w:rPr>
            <w:rFonts w:ascii="Arial Unicode MS" w:eastAsia="Arial Unicode MS" w:hAnsi="Arial Unicode MS" w:cs="Arial Unicode MS"/>
          </w:rPr>
          <w:delText>待。</w:delText>
        </w:r>
      </w:del>
      <w:ins w:id="15" w:author="Wang Ada" w:date="2023-08-13T14:12:00Z">
        <w:r w:rsidR="004615F0">
          <w:rPr>
            <w:rFonts w:ascii="Arial Unicode MS" w:eastAsia="Arial Unicode MS" w:hAnsi="Arial Unicode MS" w:cs="Arial Unicode MS" w:hint="eastAsia"/>
          </w:rPr>
          <w:t>，</w:t>
        </w:r>
      </w:ins>
      <w:r>
        <w:rPr>
          <w:rFonts w:ascii="Arial Unicode MS" w:eastAsia="Arial Unicode MS" w:hAnsi="Arial Unicode MS" w:cs="Arial Unicode MS"/>
        </w:rPr>
        <w:t>傳單上印有我們</w:t>
      </w:r>
      <w:del w:id="16" w:author="Wang Ada" w:date="2023-08-13T14:12:00Z">
        <w:r w:rsidDel="004615F0">
          <w:rPr>
            <w:rFonts w:ascii="Arial Unicode MS" w:eastAsia="Arial Unicode MS" w:hAnsi="Arial Unicode MS" w:cs="Arial Unicode MS"/>
          </w:rPr>
          <w:delText>學校</w:delText>
        </w:r>
      </w:del>
      <w:r>
        <w:rPr>
          <w:rFonts w:ascii="Arial Unicode MS" w:eastAsia="Arial Unicode MS" w:hAnsi="Arial Unicode MS" w:cs="Arial Unicode MS"/>
        </w:rPr>
        <w:t>的標誌，</w:t>
      </w:r>
      <w:ins w:id="17" w:author="Wang Ada" w:date="2023-08-13T14:12:00Z">
        <w:r w:rsidR="004615F0">
          <w:rPr>
            <w:rFonts w:ascii="Arial Unicode MS" w:eastAsia="Arial Unicode MS" w:hAnsi="Arial Unicode MS" w:cs="Arial Unicode MS" w:hint="eastAsia"/>
          </w:rPr>
          <w:t>並</w:t>
        </w:r>
      </w:ins>
      <w:r>
        <w:rPr>
          <w:rFonts w:ascii="Arial Unicode MS" w:eastAsia="Arial Unicode MS" w:hAnsi="Arial Unicode MS" w:cs="Arial Unicode MS"/>
        </w:rPr>
        <w:t>附上</w:t>
      </w:r>
      <w:del w:id="18" w:author="Wang Ada" w:date="2023-08-13T14:12:00Z">
        <w:r w:rsidDel="004615F0">
          <w:rPr>
            <w:rFonts w:ascii="Arial Unicode MS" w:eastAsia="Arial Unicode MS" w:hAnsi="Arial Unicode MS" w:cs="Arial Unicode MS"/>
          </w:rPr>
          <w:delText>我們在</w:delText>
        </w:r>
      </w:del>
      <w:r>
        <w:rPr>
          <w:rFonts w:ascii="Arial Unicode MS" w:eastAsia="Arial Unicode MS" w:hAnsi="Arial Unicode MS" w:cs="Arial Unicode MS"/>
        </w:rPr>
        <w:t>主日學後會發給小孩們的糖果。</w:t>
      </w:r>
    </w:p>
    <w:p w14:paraId="2FCC69CD" w14:textId="77777777" w:rsidR="00022013" w:rsidRDefault="00022013"/>
    <w:p w14:paraId="2FCC69CE" w14:textId="490D1B49" w:rsidR="00022013" w:rsidRDefault="00264048">
      <w:r>
        <w:rPr>
          <w:rFonts w:ascii="Arial Unicode MS" w:eastAsia="Arial Unicode MS" w:hAnsi="Arial Unicode MS" w:cs="Arial Unicode MS"/>
        </w:rPr>
        <w:t xml:space="preserve">        我們</w:t>
      </w:r>
      <w:del w:id="19" w:author="Wang Ada" w:date="2023-08-13T14:15:00Z">
        <w:r w:rsidDel="004615F0">
          <w:rPr>
            <w:rFonts w:ascii="Arial Unicode MS" w:eastAsia="Arial Unicode MS" w:hAnsi="Arial Unicode MS" w:cs="Arial Unicode MS"/>
          </w:rPr>
          <w:delText>辦</w:delText>
        </w:r>
      </w:del>
      <w:r>
        <w:rPr>
          <w:rFonts w:ascii="Arial Unicode MS" w:eastAsia="Arial Unicode MS" w:hAnsi="Arial Unicode MS" w:cs="Arial Unicode MS"/>
        </w:rPr>
        <w:t>的主日學</w:t>
      </w:r>
      <w:ins w:id="20" w:author="Wang Ada" w:date="2023-08-13T14:18:00Z">
        <w:r w:rsidR="004615F0">
          <w:rPr>
            <w:rFonts w:ascii="Arial Unicode MS" w:eastAsia="Arial Unicode MS" w:hAnsi="Arial Unicode MS" w:cs="Arial Unicode MS" w:hint="eastAsia"/>
          </w:rPr>
          <w:t>可</w:t>
        </w:r>
      </w:ins>
      <w:del w:id="21" w:author="Wang Ada" w:date="2023-08-13T14:18:00Z">
        <w:r w:rsidDel="004615F0">
          <w:rPr>
            <w:rFonts w:ascii="Arial Unicode MS" w:eastAsia="Arial Unicode MS" w:hAnsi="Arial Unicode MS" w:cs="Arial Unicode MS"/>
          </w:rPr>
          <w:delText>，總</w:delText>
        </w:r>
      </w:del>
      <w:r>
        <w:rPr>
          <w:rFonts w:ascii="Arial Unicode MS" w:eastAsia="Arial Unicode MS" w:hAnsi="Arial Unicode MS" w:cs="Arial Unicode MS"/>
        </w:rPr>
        <w:t>是風雨無阻</w:t>
      </w:r>
      <w:del w:id="22" w:author="Wang Ada" w:date="2023-08-13T14:18:00Z">
        <w:r w:rsidDel="004615F0">
          <w:rPr>
            <w:rFonts w:ascii="Arial Unicode MS" w:eastAsia="Arial Unicode MS" w:hAnsi="Arial Unicode MS" w:cs="Arial Unicode MS" w:hint="eastAsia"/>
          </w:rPr>
          <w:delText>。</w:delText>
        </w:r>
      </w:del>
      <w:ins w:id="23" w:author="Wang Ada" w:date="2023-08-13T14:18:00Z">
        <w:r w:rsidR="004615F0">
          <w:rPr>
            <w:rFonts w:ascii="Arial Unicode MS" w:eastAsia="Arial Unicode MS" w:hAnsi="Arial Unicode MS" w:cs="Arial Unicode MS" w:hint="eastAsia"/>
          </w:rPr>
          <w:t>，</w:t>
        </w:r>
      </w:ins>
      <w:r>
        <w:rPr>
          <w:rFonts w:ascii="Arial Unicode MS" w:eastAsia="Arial Unicode MS" w:hAnsi="Arial Unicode MS" w:cs="Arial Unicode MS"/>
        </w:rPr>
        <w:t>有時</w:t>
      </w:r>
      <w:del w:id="24" w:author="Wang Ada" w:date="2023-08-13T14:13:00Z">
        <w:r w:rsidDel="004615F0">
          <w:rPr>
            <w:rFonts w:ascii="Arial Unicode MS" w:eastAsia="Arial Unicode MS" w:hAnsi="Arial Unicode MS" w:cs="Arial Unicode MS" w:hint="eastAsia"/>
          </w:rPr>
          <w:delText>後</w:delText>
        </w:r>
      </w:del>
      <w:ins w:id="25" w:author="Wang Ada" w:date="2023-08-13T14:13:00Z">
        <w:r w:rsidR="004615F0">
          <w:rPr>
            <w:rFonts w:ascii="Arial Unicode MS" w:eastAsia="Arial Unicode MS" w:hAnsi="Arial Unicode MS" w:cs="Arial Unicode MS" w:hint="eastAsia"/>
          </w:rPr>
          <w:t>候</w:t>
        </w:r>
      </w:ins>
      <w:r>
        <w:rPr>
          <w:rFonts w:ascii="Arial Unicode MS" w:eastAsia="Arial Unicode MS" w:hAnsi="Arial Unicode MS" w:cs="Arial Unicode MS"/>
        </w:rPr>
        <w:t>氣溫超過</w:t>
      </w:r>
      <w:ins w:id="26" w:author="Wang Ada" w:date="2023-08-13T14:14:00Z">
        <w:r w:rsidR="004615F0">
          <w:rPr>
            <w:rFonts w:ascii="Arial Unicode MS" w:eastAsia="Arial Unicode MS" w:hAnsi="Arial Unicode MS" w:cs="Arial Unicode MS" w:hint="eastAsia"/>
          </w:rPr>
          <w:t>攝氏32度（</w:t>
        </w:r>
      </w:ins>
      <w:r>
        <w:rPr>
          <w:rFonts w:ascii="Arial Unicode MS" w:eastAsia="Arial Unicode MS" w:hAnsi="Arial Unicode MS" w:cs="Arial Unicode MS"/>
        </w:rPr>
        <w:t>華氏九十度</w:t>
      </w:r>
      <w:ins w:id="27" w:author="Wang Ada" w:date="2023-08-13T14:14:00Z">
        <w:r w:rsidR="004615F0">
          <w:rPr>
            <w:rFonts w:ascii="Arial Unicode MS" w:eastAsia="Arial Unicode MS" w:hAnsi="Arial Unicode MS" w:cs="Arial Unicode MS" w:hint="eastAsia"/>
          </w:rPr>
          <w:t>）</w:t>
        </w:r>
      </w:ins>
      <w:r>
        <w:rPr>
          <w:rFonts w:ascii="Arial Unicode MS" w:eastAsia="Arial Unicode MS" w:hAnsi="Arial Unicode MS" w:cs="Arial Unicode MS"/>
        </w:rPr>
        <w:t>，又濕又熱，有時候則是來到零度以下。</w:t>
      </w:r>
      <w:ins w:id="28" w:author="Wang Ada" w:date="2023-08-13T14:16:00Z">
        <w:r w:rsidR="004615F0">
          <w:rPr>
            <w:rFonts w:ascii="Arial Unicode MS" w:eastAsia="Arial Unicode MS" w:hAnsi="Arial Unicode MS" w:cs="Arial Unicode MS" w:hint="eastAsia"/>
          </w:rPr>
          <w:t>就算</w:t>
        </w:r>
      </w:ins>
      <w:ins w:id="29" w:author="Wang Ada" w:date="2023-08-13T14:17:00Z">
        <w:r w:rsidR="004615F0">
          <w:rPr>
            <w:rFonts w:ascii="Arial Unicode MS" w:eastAsia="Arial Unicode MS" w:hAnsi="Arial Unicode MS" w:cs="Arial Unicode MS"/>
          </w:rPr>
          <w:t>毒</w:t>
        </w:r>
      </w:ins>
      <w:del w:id="30" w:author="Wang Ada" w:date="2023-08-13T14:16:00Z">
        <w:r w:rsidDel="004615F0">
          <w:rPr>
            <w:rFonts w:ascii="Arial Unicode MS" w:eastAsia="Arial Unicode MS" w:hAnsi="Arial Unicode MS" w:cs="Arial Unicode MS"/>
          </w:rPr>
          <w:delText>如果</w:delText>
        </w:r>
      </w:del>
      <w:r>
        <w:rPr>
          <w:rFonts w:ascii="Arial Unicode MS" w:eastAsia="Arial Unicode MS" w:hAnsi="Arial Unicode MS" w:cs="Arial Unicode MS"/>
        </w:rPr>
        <w:t>販</w:t>
      </w:r>
      <w:del w:id="31" w:author="Wang Ada" w:date="2023-08-13T14:17:00Z">
        <w:r w:rsidDel="004615F0">
          <w:rPr>
            <w:rFonts w:ascii="Arial Unicode MS" w:eastAsia="Arial Unicode MS" w:hAnsi="Arial Unicode MS" w:cs="Arial Unicode MS"/>
          </w:rPr>
          <w:delText>毒者</w:delText>
        </w:r>
      </w:del>
      <w:r>
        <w:rPr>
          <w:rFonts w:ascii="Arial Unicode MS" w:eastAsia="Arial Unicode MS" w:hAnsi="Arial Unicode MS" w:cs="Arial Unicode MS"/>
        </w:rPr>
        <w:t>不畏天氣，</w:t>
      </w:r>
      <w:del w:id="32" w:author="Wang Ada" w:date="2023-08-13T14:17:00Z">
        <w:r w:rsidDel="004615F0">
          <w:rPr>
            <w:rFonts w:ascii="Arial Unicode MS" w:eastAsia="Arial Unicode MS" w:hAnsi="Arial Unicode MS" w:cs="Arial Unicode MS"/>
          </w:rPr>
          <w:delText>試圖要來影響這些孩子</w:delText>
        </w:r>
      </w:del>
      <w:ins w:id="33" w:author="Wang Ada" w:date="2023-08-13T14:17:00Z">
        <w:r w:rsidR="004615F0">
          <w:rPr>
            <w:rFonts w:ascii="Arial Unicode MS" w:eastAsia="Arial Unicode MS" w:hAnsi="Arial Unicode MS" w:cs="Arial Unicode MS"/>
          </w:rPr>
          <w:t>試圖要</w:t>
        </w:r>
        <w:r w:rsidR="004615F0">
          <w:rPr>
            <w:rFonts w:ascii="Arial Unicode MS" w:eastAsia="Arial Unicode MS" w:hAnsi="Arial Unicode MS" w:cs="Arial Unicode MS" w:hint="eastAsia"/>
          </w:rPr>
          <w:t>帶</w:t>
        </w:r>
        <w:r w:rsidR="004615F0">
          <w:rPr>
            <w:rFonts w:ascii="Arial Unicode MS" w:eastAsia="Arial Unicode MS" w:hAnsi="Arial Unicode MS" w:cs="Arial Unicode MS"/>
          </w:rPr>
          <w:t>這些孩子</w:t>
        </w:r>
        <w:r w:rsidR="004615F0">
          <w:rPr>
            <w:rFonts w:ascii="Arial Unicode MS" w:eastAsia="Arial Unicode MS" w:hAnsi="Arial Unicode MS" w:cs="Arial Unicode MS" w:hint="eastAsia"/>
          </w:rPr>
          <w:t>走</w:t>
        </w:r>
      </w:ins>
      <w:ins w:id="34" w:author="Wang Ada" w:date="2023-08-13T14:19:00Z">
        <w:r w:rsidR="004615F0">
          <w:rPr>
            <w:rFonts w:ascii="Arial Unicode MS" w:eastAsia="Arial Unicode MS" w:hAnsi="Arial Unicode MS" w:cs="Arial Unicode MS" w:hint="eastAsia"/>
          </w:rPr>
          <w:t>上</w:t>
        </w:r>
      </w:ins>
      <w:ins w:id="35" w:author="Wang Ada" w:date="2023-08-13T14:17:00Z">
        <w:r w:rsidR="004615F0">
          <w:rPr>
            <w:rFonts w:ascii="Arial Unicode MS" w:eastAsia="Arial Unicode MS" w:hAnsi="Arial Unicode MS" w:cs="Arial Unicode MS" w:hint="eastAsia"/>
          </w:rPr>
          <w:t>歪路</w:t>
        </w:r>
      </w:ins>
      <w:r>
        <w:rPr>
          <w:rFonts w:ascii="Arial Unicode MS" w:eastAsia="Arial Unicode MS" w:hAnsi="Arial Unicode MS" w:cs="Arial Unicode MS"/>
        </w:rPr>
        <w:t>，我們</w:t>
      </w:r>
      <w:ins w:id="36" w:author="Wang Ada" w:date="2023-08-13T14:17:00Z">
        <w:r w:rsidR="004615F0">
          <w:rPr>
            <w:rFonts w:ascii="Arial Unicode MS" w:eastAsia="Arial Unicode MS" w:hAnsi="Arial Unicode MS" w:cs="Arial Unicode MS" w:hint="eastAsia"/>
          </w:rPr>
          <w:t>也</w:t>
        </w:r>
      </w:ins>
      <w:del w:id="37" w:author="Wang Ada" w:date="2023-08-13T14:17:00Z">
        <w:r w:rsidDel="004615F0">
          <w:rPr>
            <w:rFonts w:ascii="Arial Unicode MS" w:eastAsia="Arial Unicode MS" w:hAnsi="Arial Unicode MS" w:cs="Arial Unicode MS" w:hint="eastAsia"/>
          </w:rPr>
          <w:delText>就</w:delText>
        </w:r>
      </w:del>
      <w:ins w:id="38" w:author="Wang Ada" w:date="2023-08-13T14:17:00Z">
        <w:r w:rsidR="004615F0">
          <w:rPr>
            <w:rFonts w:ascii="Arial Unicode MS" w:eastAsia="Arial Unicode MS" w:hAnsi="Arial Unicode MS" w:cs="Arial Unicode MS" w:hint="eastAsia"/>
          </w:rPr>
          <w:t>肯定</w:t>
        </w:r>
      </w:ins>
      <w:r>
        <w:rPr>
          <w:rFonts w:ascii="Arial Unicode MS" w:eastAsia="Arial Unicode MS" w:hAnsi="Arial Unicode MS" w:cs="Arial Unicode MS"/>
        </w:rPr>
        <w:t>會上前去傳福音。</w:t>
      </w:r>
    </w:p>
    <w:p w14:paraId="2FCC69CF" w14:textId="77777777" w:rsidR="00022013" w:rsidRDefault="00022013"/>
    <w:p w14:paraId="2FCC69D0" w14:textId="11134A1F" w:rsidR="00022013" w:rsidRDefault="00264048">
      <w:r>
        <w:rPr>
          <w:rFonts w:ascii="Arial Unicode MS" w:eastAsia="Arial Unicode MS" w:hAnsi="Arial Unicode MS" w:cs="Arial Unicode MS"/>
        </w:rPr>
        <w:t xml:space="preserve">        每當學校鐘聲響起，不用幾秒鐘的時間孩子們就會將走道擠滿，我們則是興奮地去發傳單，並且向那些路過但還沒有拿傳單的孩子，大聲宣傳活動。另一批人則是在卡車上放起音樂，用大聲公去邀請其他孩子一起加入我們的活動。當人潮</w:t>
      </w:r>
      <w:ins w:id="39" w:author="Wang Ada" w:date="2023-08-13T14:19:00Z">
        <w:r w:rsidR="004615F0">
          <w:rPr>
            <w:rFonts w:ascii="Arial Unicode MS" w:eastAsia="Arial Unicode MS" w:hAnsi="Arial Unicode MS" w:cs="Arial Unicode MS" w:hint="eastAsia"/>
          </w:rPr>
          <w:t>散去</w:t>
        </w:r>
      </w:ins>
      <w:del w:id="40" w:author="Wang Ada" w:date="2023-08-13T14:19:00Z">
        <w:r w:rsidDel="004615F0">
          <w:rPr>
            <w:rFonts w:ascii="Arial Unicode MS" w:eastAsia="Arial Unicode MS" w:hAnsi="Arial Unicode MS" w:cs="Arial Unicode MS"/>
          </w:rPr>
          <w:delText>淡卻</w:delText>
        </w:r>
      </w:del>
      <w:r>
        <w:rPr>
          <w:rFonts w:ascii="Arial Unicode MS" w:eastAsia="Arial Unicode MS" w:hAnsi="Arial Unicode MS" w:cs="Arial Unicode MS"/>
        </w:rPr>
        <w:t>後，發傳單的人會回來，然後我們準備開始第一堂的主日。</w:t>
      </w:r>
    </w:p>
    <w:p w14:paraId="2FCC69D1" w14:textId="77777777" w:rsidR="00022013" w:rsidRDefault="00022013"/>
    <w:p w14:paraId="2FCC69D2" w14:textId="62D2F5B9" w:rsidR="00022013" w:rsidRDefault="00264048">
      <w:r>
        <w:rPr>
          <w:rFonts w:ascii="Arial Unicode MS" w:eastAsia="Arial Unicode MS" w:hAnsi="Arial Unicode MS" w:cs="Arial Unicode MS"/>
        </w:rPr>
        <w:t xml:space="preserve">        天氣炎熱時，我們會玩水，讓大家保持涼爽。天氣寒冷時，我們的手幾乎直接被凍在麥克風上，這時我們會提供家長和小孩熱巧克力或者熱騰騰的杯麵。大部分的時候，孩子們會坐在鋪了塑膠帆布的地上，家長則是坐在後面的長凳上。</w:t>
      </w:r>
      <w:del w:id="41" w:author="Wang Ada" w:date="2023-08-13T14:21:00Z">
        <w:r w:rsidDel="005B6367">
          <w:rPr>
            <w:rFonts w:ascii="Arial Unicode MS" w:eastAsia="Arial Unicode MS" w:hAnsi="Arial Unicode MS" w:cs="Arial Unicode MS" w:hint="eastAsia"/>
          </w:rPr>
          <w:delText>正當</w:delText>
        </w:r>
      </w:del>
      <w:ins w:id="42" w:author="Wang Ada" w:date="2023-08-13T14:21:00Z">
        <w:r w:rsidR="005B6367">
          <w:rPr>
            <w:rFonts w:ascii="Arial Unicode MS" w:eastAsia="Arial Unicode MS" w:hAnsi="Arial Unicode MS" w:cs="Arial Unicode MS" w:hint="eastAsia"/>
          </w:rPr>
          <w:t>就在</w:t>
        </w:r>
      </w:ins>
      <w:r>
        <w:rPr>
          <w:rFonts w:ascii="Arial Unicode MS" w:eastAsia="Arial Unicode MS" w:hAnsi="Arial Unicode MS" w:cs="Arial Unicode MS"/>
        </w:rPr>
        <w:t>我們</w:t>
      </w:r>
      <w:del w:id="43" w:author="Wang Ada" w:date="2023-08-13T14:21:00Z">
        <w:r w:rsidDel="005B6367">
          <w:rPr>
            <w:rFonts w:ascii="Arial Unicode MS" w:eastAsia="Arial Unicode MS" w:hAnsi="Arial Unicode MS" w:cs="Arial Unicode MS"/>
          </w:rPr>
          <w:delText>在</w:delText>
        </w:r>
      </w:del>
      <w:r>
        <w:rPr>
          <w:rFonts w:ascii="Arial Unicode MS" w:eastAsia="Arial Unicode MS" w:hAnsi="Arial Unicode MS" w:cs="Arial Unicode MS"/>
        </w:rPr>
        <w:t>分享信息的同時，毒品交易會</w:t>
      </w:r>
      <w:del w:id="44" w:author="Wang Ada" w:date="2023-08-13T14:22:00Z">
        <w:r w:rsidDel="00954863">
          <w:rPr>
            <w:rFonts w:ascii="Arial Unicode MS" w:eastAsia="Arial Unicode MS" w:hAnsi="Arial Unicode MS" w:cs="Arial Unicode MS" w:hint="eastAsia"/>
          </w:rPr>
          <w:delText>頻繁</w:delText>
        </w:r>
      </w:del>
      <w:ins w:id="45" w:author="Wang Ada" w:date="2023-08-13T14:22:00Z">
        <w:r w:rsidR="00954863">
          <w:rPr>
            <w:rFonts w:ascii="Arial Unicode MS" w:eastAsia="Arial Unicode MS" w:hAnsi="Arial Unicode MS" w:cs="Arial Unicode MS" w:hint="eastAsia"/>
          </w:rPr>
          <w:t>持續不斷</w:t>
        </w:r>
      </w:ins>
      <w:del w:id="46" w:author="Wang Ada" w:date="2023-08-13T14:21:00Z">
        <w:r w:rsidDel="00954863">
          <w:rPr>
            <w:rFonts w:ascii="Arial Unicode MS" w:eastAsia="Arial Unicode MS" w:hAnsi="Arial Unicode MS" w:cs="Arial Unicode MS" w:hint="eastAsia"/>
          </w:rPr>
          <w:delText>的</w:delText>
        </w:r>
      </w:del>
      <w:ins w:id="47" w:author="Wang Ada" w:date="2023-08-13T14:21:00Z">
        <w:r w:rsidR="00954863">
          <w:rPr>
            <w:rFonts w:ascii="Arial Unicode MS" w:eastAsia="Arial Unicode MS" w:hAnsi="Arial Unicode MS" w:cs="Arial Unicode MS" w:hint="eastAsia"/>
          </w:rPr>
          <w:t>地</w:t>
        </w:r>
      </w:ins>
      <w:r>
        <w:rPr>
          <w:rFonts w:ascii="Arial Unicode MS" w:eastAsia="Arial Unicode MS" w:hAnsi="Arial Unicode MS" w:cs="Arial Unicode MS"/>
        </w:rPr>
        <w:t>在周圍發生</w:t>
      </w:r>
      <w:del w:id="48" w:author="Wang Ada" w:date="2023-08-13T14:22:00Z">
        <w:r w:rsidDel="00954863">
          <w:rPr>
            <w:rFonts w:ascii="Arial Unicode MS" w:eastAsia="Arial Unicode MS" w:hAnsi="Arial Unicode MS" w:cs="Arial Unicode MS" w:hint="eastAsia"/>
          </w:rPr>
          <w:delText>。</w:delText>
        </w:r>
      </w:del>
      <w:ins w:id="49" w:author="Wang Ada" w:date="2023-08-13T14:22:00Z">
        <w:r w:rsidR="00954863">
          <w:rPr>
            <w:rFonts w:ascii="Arial Unicode MS" w:eastAsia="Arial Unicode MS" w:hAnsi="Arial Unicode MS" w:cs="Arial Unicode MS" w:hint="eastAsia"/>
          </w:rPr>
          <w:t>，</w:t>
        </w:r>
      </w:ins>
      <w:r>
        <w:rPr>
          <w:rFonts w:ascii="Arial Unicode MS" w:eastAsia="Arial Unicode MS" w:hAnsi="Arial Unicode MS" w:cs="Arial Unicode MS"/>
        </w:rPr>
        <w:t>有時候甚至</w:t>
      </w:r>
      <w:ins w:id="50" w:author="Wang Ada" w:date="2023-08-13T14:22:00Z">
        <w:r w:rsidR="00954863">
          <w:rPr>
            <w:rFonts w:ascii="Arial Unicode MS" w:eastAsia="Arial Unicode MS" w:hAnsi="Arial Unicode MS" w:cs="Arial Unicode MS" w:hint="eastAsia"/>
          </w:rPr>
          <w:t>販毒的人就</w:t>
        </w:r>
      </w:ins>
      <w:r>
        <w:rPr>
          <w:rFonts w:ascii="Arial Unicode MS" w:eastAsia="Arial Unicode MS" w:hAnsi="Arial Unicode MS" w:cs="Arial Unicode MS"/>
        </w:rPr>
        <w:t>是孩子們的家長</w:t>
      </w:r>
      <w:del w:id="51" w:author="Wang Ada" w:date="2023-08-13T14:22:00Z">
        <w:r w:rsidDel="00954863">
          <w:rPr>
            <w:rFonts w:ascii="Arial Unicode MS" w:eastAsia="Arial Unicode MS" w:hAnsi="Arial Unicode MS" w:cs="Arial Unicode MS"/>
          </w:rPr>
          <w:delText>在從事交易</w:delText>
        </w:r>
      </w:del>
      <w:r>
        <w:rPr>
          <w:rFonts w:ascii="Arial Unicode MS" w:eastAsia="Arial Unicode MS" w:hAnsi="Arial Unicode MS" w:cs="Arial Unicode MS"/>
        </w:rPr>
        <w:t>，他們趁著不用照顧小孩的時間去賺點錢。</w:t>
      </w:r>
    </w:p>
    <w:p w14:paraId="2FCC69D3" w14:textId="77777777" w:rsidR="00022013" w:rsidRDefault="00022013"/>
    <w:p w14:paraId="2FCC69D4" w14:textId="76812371" w:rsidR="00022013" w:rsidRDefault="00264048">
      <w:r>
        <w:rPr>
          <w:rFonts w:ascii="Arial Unicode MS" w:eastAsia="Arial Unicode MS" w:hAnsi="Arial Unicode MS" w:cs="Arial Unicode MS"/>
        </w:rPr>
        <w:t xml:space="preserve">        我們一週會服事五天，通常一天會有兩到三場的服事。</w:t>
      </w:r>
      <w:ins w:id="52" w:author="Wang Ada" w:date="2023-08-13T14:25:00Z">
        <w:r w:rsidR="00F27115">
          <w:rPr>
            <w:rFonts w:ascii="Arial Unicode MS" w:eastAsia="Arial Unicode MS" w:hAnsi="Arial Unicode MS" w:cs="Arial Unicode MS" w:hint="eastAsia"/>
          </w:rPr>
          <w:t>每</w:t>
        </w:r>
      </w:ins>
      <w:del w:id="53" w:author="Wang Ada" w:date="2023-08-13T14:25:00Z">
        <w:r w:rsidDel="00F27115">
          <w:rPr>
            <w:rFonts w:ascii="Arial Unicode MS" w:eastAsia="Arial Unicode MS" w:hAnsi="Arial Unicode MS" w:cs="Arial Unicode MS"/>
          </w:rPr>
          <w:delText>一</w:delText>
        </w:r>
      </w:del>
      <w:r>
        <w:rPr>
          <w:rFonts w:ascii="Arial Unicode MS" w:eastAsia="Arial Unicode MS" w:hAnsi="Arial Unicode MS" w:cs="Arial Unicode MS"/>
        </w:rPr>
        <w:t>場一結束，我們就會立馬開車到另一個社區去服務。我們總共有十七個團隊同時在進行這項計畫</w:t>
      </w:r>
      <w:ins w:id="54" w:author="Wang Ada" w:date="2023-08-13T14:26:00Z">
        <w:r w:rsidR="00F27115">
          <w:rPr>
            <w:rFonts w:ascii="Arial Unicode MS" w:eastAsia="Arial Unicode MS" w:hAnsi="Arial Unicode MS" w:cs="Arial Unicode MS" w:hint="eastAsia"/>
          </w:rPr>
          <w:t>，如果再</w:t>
        </w:r>
      </w:ins>
      <w:del w:id="55" w:author="Wang Ada" w:date="2023-08-13T14:26:00Z">
        <w:r w:rsidDel="00F27115">
          <w:rPr>
            <w:rFonts w:ascii="Arial Unicode MS" w:eastAsia="Arial Unicode MS" w:hAnsi="Arial Unicode MS" w:cs="Arial Unicode MS" w:hint="eastAsia"/>
          </w:rPr>
          <w:delText>。</w:delText>
        </w:r>
        <w:r w:rsidR="00F27115" w:rsidDel="00F27115">
          <w:rPr>
            <w:rFonts w:ascii="Arial Unicode MS" w:eastAsia="Arial Unicode MS" w:hAnsi="Arial Unicode MS" w:cs="Arial Unicode MS" w:hint="eastAsia"/>
          </w:rPr>
          <w:delText>包含</w:delText>
        </w:r>
      </w:del>
      <w:ins w:id="56" w:author="Wang Ada" w:date="2023-08-13T14:26:00Z">
        <w:r w:rsidR="00F27115">
          <w:rPr>
            <w:rFonts w:ascii="Arial Unicode MS" w:eastAsia="Arial Unicode MS" w:hAnsi="Arial Unicode MS" w:cs="Arial Unicode MS" w:hint="eastAsia"/>
          </w:rPr>
          <w:t>加上</w:t>
        </w:r>
      </w:ins>
      <w:r>
        <w:rPr>
          <w:rFonts w:ascii="Arial Unicode MS" w:eastAsia="Arial Unicode MS" w:hAnsi="Arial Unicode MS" w:cs="Arial Unicode MS"/>
        </w:rPr>
        <w:t>週六會帶去教會的三千名孩童，我們平均一週會服事到兩萬名孩童。很多時候，我們只有在天黑到無法繼續時才結束活動。</w:t>
      </w:r>
    </w:p>
    <w:p w14:paraId="2FCC69D5" w14:textId="77777777" w:rsidR="00022013" w:rsidRDefault="00022013"/>
    <w:p w14:paraId="2FCC69D6" w14:textId="088E9F9F" w:rsidR="00022013" w:rsidRDefault="00264048">
      <w:r>
        <w:rPr>
          <w:rFonts w:ascii="Arial Unicode MS" w:eastAsia="Arial Unicode MS" w:hAnsi="Arial Unicode MS" w:cs="Arial Unicode MS"/>
        </w:rPr>
        <w:t xml:space="preserve">        </w:t>
      </w:r>
      <w:ins w:id="57" w:author="Wang Ada" w:date="2023-08-13T14:27:00Z">
        <w:r w:rsidR="00F27115">
          <w:rPr>
            <w:rFonts w:ascii="Arial Unicode MS" w:eastAsia="Arial Unicode MS" w:hAnsi="Arial Unicode MS" w:cs="Arial Unicode MS" w:hint="eastAsia"/>
          </w:rPr>
          <w:t>雖然</w:t>
        </w:r>
      </w:ins>
      <w:r>
        <w:rPr>
          <w:rFonts w:ascii="Arial Unicode MS" w:eastAsia="Arial Unicode MS" w:hAnsi="Arial Unicode MS" w:cs="Arial Unicode MS"/>
        </w:rPr>
        <w:t>這是一段非常大有能力且滿足的服事生涯，我卻感覺到必須做點改變。我離開紐約來到加州</w:t>
      </w:r>
      <w:del w:id="58" w:author="Wang Ada" w:date="2023-08-13T14:26:00Z">
        <w:r w:rsidDel="00F27115">
          <w:rPr>
            <w:rFonts w:ascii="Arial Unicode MS" w:eastAsia="Arial Unicode MS" w:hAnsi="Arial Unicode MS" w:cs="Arial Unicode MS"/>
          </w:rPr>
          <w:delText>的</w:delText>
        </w:r>
      </w:del>
      <w:r>
        <w:rPr>
          <w:rFonts w:ascii="Arial Unicode MS" w:eastAsia="Arial Unicode MS" w:hAnsi="Arial Unicode MS" w:cs="Arial Unicode MS"/>
        </w:rPr>
        <w:t>雷丁</w:t>
      </w:r>
      <w:ins w:id="59" w:author="Wang Ada" w:date="2023-08-13T14:26:00Z">
        <w:r w:rsidR="00F27115">
          <w:rPr>
            <w:rFonts w:ascii="Arial Unicode MS" w:eastAsia="Arial Unicode MS" w:hAnsi="Arial Unicode MS" w:cs="Arial Unicode MS" w:hint="eastAsia"/>
          </w:rPr>
          <w:t>市</w:t>
        </w:r>
      </w:ins>
      <w:r>
        <w:rPr>
          <w:rFonts w:ascii="Arial Unicode MS" w:eastAsia="Arial Unicode MS" w:hAnsi="Arial Unicode MS" w:cs="Arial Unicode MS"/>
        </w:rPr>
        <w:t>。在幾年前，我</w:t>
      </w:r>
      <w:del w:id="60" w:author="Wang Ada" w:date="2023-08-13T14:27:00Z">
        <w:r w:rsidDel="00F27115">
          <w:rPr>
            <w:rFonts w:ascii="Arial Unicode MS" w:eastAsia="Arial Unicode MS" w:hAnsi="Arial Unicode MS" w:cs="Arial Unicode MS"/>
          </w:rPr>
          <w:delText>劇烈的</w:delText>
        </w:r>
      </w:del>
      <w:r>
        <w:rPr>
          <w:rFonts w:ascii="Arial Unicode MS" w:eastAsia="Arial Unicode MS" w:hAnsi="Arial Unicode MS" w:cs="Arial Unicode MS"/>
        </w:rPr>
        <w:t>經歷到神</w:t>
      </w:r>
      <w:ins w:id="61" w:author="Wang Ada" w:date="2023-08-13T14:27:00Z">
        <w:r w:rsidR="00F27115">
          <w:rPr>
            <w:rFonts w:ascii="Arial Unicode MS" w:eastAsia="Arial Unicode MS" w:hAnsi="Arial Unicode MS" w:cs="Arial Unicode MS" w:hint="eastAsia"/>
          </w:rPr>
          <w:t>非常激進</w:t>
        </w:r>
      </w:ins>
      <w:r>
        <w:rPr>
          <w:rFonts w:ascii="Arial Unicode MS" w:eastAsia="Arial Unicode MS" w:hAnsi="Arial Unicode MS" w:cs="Arial Unicode MS"/>
        </w:rPr>
        <w:t>的拯救並且從毒癮中得釋放，所以我清楚明白神會做超乎想像的事 — 只是我不常看見罷了。我感覺自己必須去到能夠經常看見神大能運行的地方，並且學習怎麼在自己的生活當中去實踐。</w:t>
      </w:r>
    </w:p>
    <w:p w14:paraId="2FCC69D7" w14:textId="77777777" w:rsidR="00022013" w:rsidRDefault="00022013"/>
    <w:p w14:paraId="2FCC69D8" w14:textId="77777777" w:rsidR="00022013" w:rsidRDefault="00264048">
      <w:r>
        <w:rPr>
          <w:rFonts w:ascii="Arial Unicode MS" w:eastAsia="Arial Unicode MS" w:hAnsi="Arial Unicode MS" w:cs="Arial Unicode MS"/>
        </w:rPr>
        <w:lastRenderedPageBreak/>
        <w:t xml:space="preserve">        接下來的十年我在雷丁一邊當傳道一邊學習，​​我為生活在拖車屋和低收入住宅區的兒童創建了主日學計劃。即使規模比我在紐約參與的小很多，但目標是一致的：盡可能地去觸及到更多孩童。我將我從紐約學習到的經驗與我在雷丁的所學做結合，在這樣的基礎上，我們看到孩子們開始以大多數成人夢寐以求的方式與上帝同行。</w:t>
      </w:r>
    </w:p>
    <w:p w14:paraId="2FCC69D9" w14:textId="77777777" w:rsidR="00022013" w:rsidRDefault="00022013"/>
    <w:p w14:paraId="2FCC69DA" w14:textId="40C303AF" w:rsidR="00022013" w:rsidRDefault="00264048">
      <w:r>
        <w:rPr>
          <w:rFonts w:ascii="Arial Unicode MS" w:eastAsia="Arial Unicode MS" w:hAnsi="Arial Unicode MS" w:cs="Arial Unicode MS"/>
        </w:rPr>
        <w:t xml:space="preserve">        我們看見孩子們為一名無家可歸的街友禱告膝蓋</w:t>
      </w:r>
      <w:ins w:id="62" w:author="Wang Ada" w:date="2023-08-13T14:28:00Z">
        <w:r w:rsidR="00F27115">
          <w:rPr>
            <w:rFonts w:ascii="Arial Unicode MS" w:eastAsia="Arial Unicode MS" w:hAnsi="Arial Unicode MS" w:cs="Arial Unicode MS" w:hint="eastAsia"/>
          </w:rPr>
          <w:t>得</w:t>
        </w:r>
      </w:ins>
      <w:del w:id="63" w:author="Wang Ada" w:date="2023-08-13T14:28:00Z">
        <w:r w:rsidDel="00F27115">
          <w:rPr>
            <w:rFonts w:ascii="Arial Unicode MS" w:eastAsia="Arial Unicode MS" w:hAnsi="Arial Unicode MS" w:cs="Arial Unicode MS"/>
          </w:rPr>
          <w:delText>的</w:delText>
        </w:r>
      </w:del>
      <w:r>
        <w:rPr>
          <w:rFonts w:ascii="Arial Unicode MS" w:eastAsia="Arial Unicode MS" w:hAnsi="Arial Unicode MS" w:cs="Arial Unicode MS"/>
        </w:rPr>
        <w:t>醫治，沒過多久，他已經能在籃球場上做衝刺。我們看見孩子們為他們的朋友禱告，朋友手上長滿了疣，卻在幾日之內完全消失。有另一位女孩因著肩膀扭傷導致無法將手舉起，在敬拜時她聽見神要她舉起手臂並且隨著歌曲的起伏擺動，在她跟神來回爭執了很久，並且告訴神她就是無法將手抬起</w:t>
      </w:r>
      <w:ins w:id="64" w:author="Wang Ada" w:date="2023-08-13T14:29:00Z">
        <w:r w:rsidR="00F27115">
          <w:rPr>
            <w:rFonts w:ascii="Arial Unicode MS" w:eastAsia="Arial Unicode MS" w:hAnsi="Arial Unicode MS" w:cs="Arial Unicode MS" w:hint="eastAsia"/>
          </w:rPr>
          <w:t>來之</w:t>
        </w:r>
      </w:ins>
      <w:del w:id="65" w:author="Wang Ada" w:date="2023-08-13T14:29:00Z">
        <w:r w:rsidDel="00F27115">
          <w:rPr>
            <w:rFonts w:ascii="Arial Unicode MS" w:eastAsia="Arial Unicode MS" w:hAnsi="Arial Unicode MS" w:cs="Arial Unicode MS"/>
          </w:rPr>
          <w:delText>過</w:delText>
        </w:r>
      </w:del>
      <w:r>
        <w:rPr>
          <w:rFonts w:ascii="Arial Unicode MS" w:eastAsia="Arial Unicode MS" w:hAnsi="Arial Unicode MS" w:cs="Arial Unicode MS"/>
        </w:rPr>
        <w:t>後，她決定嘗試了。那些扭傷的部位完全痊癒。</w:t>
      </w:r>
      <w:del w:id="66" w:author="Wang Ada" w:date="2023-08-13T14:29:00Z">
        <w:r w:rsidDel="00F27115">
          <w:rPr>
            <w:rFonts w:ascii="Arial Unicode MS" w:eastAsia="Arial Unicode MS" w:hAnsi="Arial Unicode MS" w:cs="Arial Unicode MS" w:hint="eastAsia"/>
          </w:rPr>
          <w:delText>他</w:delText>
        </w:r>
      </w:del>
      <w:ins w:id="67" w:author="Wang Ada" w:date="2023-08-13T14:29:00Z">
        <w:r w:rsidR="00F27115">
          <w:rPr>
            <w:rFonts w:ascii="Arial Unicode MS" w:eastAsia="Arial Unicode MS" w:hAnsi="Arial Unicode MS" w:cs="Arial Unicode MS" w:hint="eastAsia"/>
          </w:rPr>
          <w:t>她</w:t>
        </w:r>
      </w:ins>
      <w:r>
        <w:rPr>
          <w:rFonts w:ascii="Arial Unicode MS" w:eastAsia="Arial Unicode MS" w:hAnsi="Arial Unicode MS" w:cs="Arial Unicode MS"/>
        </w:rPr>
        <w:t>的父母跟我們說，回到家後，她甚至還能夠做伏地</w:t>
      </w:r>
      <w:del w:id="68" w:author="Wang Ada" w:date="2023-08-13T14:29:00Z">
        <w:r w:rsidDel="00F27115">
          <w:rPr>
            <w:rFonts w:ascii="Arial Unicode MS" w:eastAsia="Arial Unicode MS" w:hAnsi="Arial Unicode MS" w:cs="Arial Unicode MS" w:hint="eastAsia"/>
          </w:rPr>
          <w:delText>頂</w:delText>
        </w:r>
      </w:del>
      <w:ins w:id="69" w:author="Wang Ada" w:date="2023-08-13T14:29:00Z">
        <w:r w:rsidR="00F27115">
          <w:rPr>
            <w:rFonts w:ascii="Arial Unicode MS" w:eastAsia="Arial Unicode MS" w:hAnsi="Arial Unicode MS" w:cs="Arial Unicode MS" w:hint="eastAsia"/>
          </w:rPr>
          <w:t>挺</w:t>
        </w:r>
      </w:ins>
      <w:r>
        <w:rPr>
          <w:rFonts w:ascii="Arial Unicode MS" w:eastAsia="Arial Unicode MS" w:hAnsi="Arial Unicode MS" w:cs="Arial Unicode MS"/>
        </w:rPr>
        <w:t>身。</w:t>
      </w:r>
    </w:p>
    <w:p w14:paraId="2FCC69DB" w14:textId="77777777" w:rsidR="00022013" w:rsidRDefault="00022013"/>
    <w:p w14:paraId="2FCC69DC" w14:textId="42028811" w:rsidR="00022013" w:rsidRDefault="00264048">
      <w:r>
        <w:rPr>
          <w:rFonts w:ascii="Arial Unicode MS" w:eastAsia="Arial Unicode MS" w:hAnsi="Arial Unicode MS" w:cs="Arial Unicode MS"/>
        </w:rPr>
        <w:t xml:space="preserve">        一個每天飽受多次癲癇發作折磨的男孩，得到立即的醫治。這是當孩子們圍繞著他，奉耶穌的名命令癲癇離開時所發生的。在這些年裡我們也見證了無數個孩子被聖靈充滿，常常需要被人協助扶出會場，因為神的同在實在太強烈</w:t>
      </w:r>
      <w:ins w:id="70" w:author="Wang Ada" w:date="2023-08-13T14:30:00Z">
        <w:r w:rsidR="00203A81">
          <w:rPr>
            <w:rFonts w:ascii="Arial Unicode MS" w:eastAsia="Arial Unicode MS" w:hAnsi="Arial Unicode MS" w:cs="Arial Unicode MS" w:hint="eastAsia"/>
          </w:rPr>
          <w:t>，</w:t>
        </w:r>
      </w:ins>
      <w:del w:id="71" w:author="Wang Ada" w:date="2023-08-13T14:30:00Z">
        <w:r w:rsidDel="00203A81">
          <w:rPr>
            <w:rFonts w:ascii="Arial Unicode MS" w:eastAsia="Arial Unicode MS" w:hAnsi="Arial Unicode MS" w:cs="Arial Unicode MS"/>
          </w:rPr>
          <w:delText>。而</w:delText>
        </w:r>
      </w:del>
      <w:r>
        <w:rPr>
          <w:rFonts w:ascii="Arial Unicode MS" w:eastAsia="Arial Unicode MS" w:hAnsi="Arial Unicode MS" w:cs="Arial Unicode MS"/>
        </w:rPr>
        <w:t>這樣</w:t>
      </w:r>
      <w:r>
        <w:rPr>
          <w:rFonts w:ascii="Arial Unicode MS" w:eastAsia="Arial Unicode MS" w:hAnsi="Arial Unicode MS" w:cs="Arial Unicode MS" w:hint="eastAsia"/>
        </w:rPr>
        <w:t>的</w:t>
      </w:r>
      <w:r>
        <w:rPr>
          <w:rFonts w:ascii="Arial Unicode MS" w:eastAsia="Arial Unicode MS" w:hAnsi="Arial Unicode MS" w:cs="Arial Unicode MS"/>
        </w:rPr>
        <w:t>故事說也說不完。</w:t>
      </w:r>
    </w:p>
    <w:p w14:paraId="2FCC69DD" w14:textId="77777777" w:rsidR="00022013" w:rsidRDefault="00022013"/>
    <w:p w14:paraId="2FCC69DE" w14:textId="2A31C8B4" w:rsidR="00022013" w:rsidRDefault="00264048">
      <w:r>
        <w:rPr>
          <w:rFonts w:ascii="Arial Unicode MS" w:eastAsia="Arial Unicode MS" w:hAnsi="Arial Unicode MS" w:cs="Arial Unicode MS"/>
        </w:rPr>
        <w:t xml:space="preserve">        我開始去不同的國家和城市</w:t>
      </w:r>
      <w:ins w:id="72" w:author="Wang Ada" w:date="2023-08-13T14:30:00Z">
        <w:r w:rsidR="00203A81">
          <w:rPr>
            <w:rFonts w:ascii="Arial Unicode MS" w:eastAsia="Arial Unicode MS" w:hAnsi="Arial Unicode MS" w:cs="Arial Unicode MS" w:hint="eastAsia"/>
          </w:rPr>
          <w:t>，</w:t>
        </w:r>
      </w:ins>
      <w:del w:id="73" w:author="Wang Ada" w:date="2023-08-13T14:30:00Z">
        <w:r w:rsidDel="00203A81">
          <w:rPr>
            <w:rFonts w:ascii="Arial Unicode MS" w:eastAsia="Arial Unicode MS" w:hAnsi="Arial Unicode MS" w:cs="Arial Unicode MS"/>
          </w:rPr>
          <w:delText>教導兒童事工團隊</w:delText>
        </w:r>
      </w:del>
      <w:ins w:id="74" w:author="Wang Ada" w:date="2023-08-13T14:30:00Z">
        <w:r w:rsidR="00203A81">
          <w:rPr>
            <w:rFonts w:ascii="Arial Unicode MS" w:eastAsia="Arial Unicode MS" w:hAnsi="Arial Unicode MS" w:cs="Arial Unicode MS" w:hint="eastAsia"/>
          </w:rPr>
          <w:t>把</w:t>
        </w:r>
      </w:ins>
      <w:r>
        <w:rPr>
          <w:rFonts w:ascii="Arial Unicode MS" w:eastAsia="Arial Unicode MS" w:hAnsi="Arial Unicode MS" w:cs="Arial Unicode MS"/>
        </w:rPr>
        <w:t>我們從神和孩子們身上所學習到的</w:t>
      </w:r>
      <w:ins w:id="75" w:author="Wang Ada" w:date="2023-08-13T14:30:00Z">
        <w:r w:rsidR="00203A81">
          <w:rPr>
            <w:rFonts w:ascii="Arial Unicode MS" w:eastAsia="Arial Unicode MS" w:hAnsi="Arial Unicode MS" w:cs="Arial Unicode MS" w:hint="eastAsia"/>
          </w:rPr>
          <w:t>一切</w:t>
        </w:r>
      </w:ins>
      <w:ins w:id="76" w:author="Wang Ada" w:date="2023-08-13T14:31:00Z">
        <w:r w:rsidR="00203A81">
          <w:rPr>
            <w:rFonts w:ascii="Arial Unicode MS" w:eastAsia="Arial Unicode MS" w:hAnsi="Arial Unicode MS" w:cs="Arial Unicode MS" w:hint="eastAsia"/>
          </w:rPr>
          <w:t>傳授給當地的</w:t>
        </w:r>
      </w:ins>
      <w:ins w:id="77" w:author="Wang Ada" w:date="2023-08-13T14:30:00Z">
        <w:r w:rsidR="00203A81">
          <w:rPr>
            <w:rFonts w:ascii="Arial Unicode MS" w:eastAsia="Arial Unicode MS" w:hAnsi="Arial Unicode MS" w:cs="Arial Unicode MS" w:hint="eastAsia"/>
          </w:rPr>
          <w:t>兒</w:t>
        </w:r>
        <w:r w:rsidR="00203A81">
          <w:rPr>
            <w:rFonts w:ascii="Arial Unicode MS" w:eastAsia="Arial Unicode MS" w:hAnsi="Arial Unicode MS" w:cs="Arial Unicode MS"/>
          </w:rPr>
          <w:t>童事工團隊</w:t>
        </w:r>
      </w:ins>
      <w:r>
        <w:rPr>
          <w:rFonts w:ascii="Arial Unicode MS" w:eastAsia="Arial Unicode MS" w:hAnsi="Arial Unicode MS" w:cs="Arial Unicode MS"/>
        </w:rPr>
        <w:t>。有一次去到英國，我和另一位講</w:t>
      </w:r>
      <w:ins w:id="78" w:author="Microsoft 帳戶" w:date="2023-09-21T02:05:00Z">
        <w:r w:rsidR="000029AD">
          <w:rPr>
            <w:rFonts w:ascii="Arial Unicode MS" w:eastAsia="Arial Unicode MS" w:hAnsi="Arial Unicode MS" w:cs="Arial Unicode MS"/>
          </w:rPr>
          <w:t>員</w:t>
        </w:r>
      </w:ins>
      <w:del w:id="79" w:author="Microsoft 帳戶" w:date="2023-09-21T02:05:00Z">
        <w:r w:rsidDel="000029AD">
          <w:rPr>
            <w:rFonts w:ascii="Arial Unicode MS" w:eastAsia="Arial Unicode MS" w:hAnsi="Arial Unicode MS" w:cs="Arial Unicode MS"/>
          </w:rPr>
          <w:delText>者</w:delText>
        </w:r>
      </w:del>
      <w:r>
        <w:rPr>
          <w:rFonts w:ascii="Arial Unicode MS" w:eastAsia="Arial Unicode MS" w:hAnsi="Arial Unicode MS" w:cs="Arial Unicode MS"/>
        </w:rPr>
        <w:t>成了朋友，在其中一次聚餐當中她</w:t>
      </w:r>
      <w:ins w:id="80" w:author="Wang Ada" w:date="2023-08-13T14:32:00Z">
        <w:r w:rsidR="00203A81">
          <w:rPr>
            <w:rFonts w:ascii="Arial Unicode MS" w:eastAsia="Arial Unicode MS" w:hAnsi="Arial Unicode MS" w:cs="Arial Unicode MS" w:hint="eastAsia"/>
          </w:rPr>
          <w:t>不經意地</w:t>
        </w:r>
      </w:ins>
      <w:del w:id="81" w:author="Wang Ada" w:date="2023-08-13T14:31:00Z">
        <w:r w:rsidDel="00203A81">
          <w:rPr>
            <w:rFonts w:ascii="Arial Unicode MS" w:eastAsia="Arial Unicode MS" w:hAnsi="Arial Unicode MS" w:cs="Arial Unicode MS" w:hint="eastAsia"/>
          </w:rPr>
          <w:delText>跟</w:delText>
        </w:r>
      </w:del>
      <w:del w:id="82" w:author="Wang Ada" w:date="2023-08-13T14:32:00Z">
        <w:r w:rsidDel="00203A81">
          <w:rPr>
            <w:rFonts w:ascii="Arial Unicode MS" w:eastAsia="Arial Unicode MS" w:hAnsi="Arial Unicode MS" w:cs="Arial Unicode MS" w:hint="eastAsia"/>
          </w:rPr>
          <w:delText>我分享了一件很多</w:delText>
        </w:r>
      </w:del>
      <w:ins w:id="83" w:author="Wang Ada" w:date="2023-08-13T14:32:00Z">
        <w:r w:rsidR="00203A81">
          <w:rPr>
            <w:rFonts w:ascii="Arial Unicode MS" w:eastAsia="Arial Unicode MS" w:hAnsi="Arial Unicode MS" w:cs="Arial Unicode MS" w:hint="eastAsia"/>
          </w:rPr>
          <w:t>提到了一些</w:t>
        </w:r>
      </w:ins>
      <w:ins w:id="84" w:author="Wang Ada" w:date="2023-08-13T14:34:00Z">
        <w:r w:rsidR="00203A81">
          <w:rPr>
            <w:rFonts w:ascii="Arial Unicode MS" w:eastAsia="Arial Unicode MS" w:hAnsi="Arial Unicode MS" w:cs="Arial Unicode MS" w:hint="eastAsia"/>
          </w:rPr>
          <w:t>許多負責</w:t>
        </w:r>
      </w:ins>
      <w:del w:id="85" w:author="Wang Ada" w:date="2023-08-13T14:32:00Z">
        <w:r w:rsidDel="00203A81">
          <w:rPr>
            <w:rFonts w:ascii="Arial Unicode MS" w:eastAsia="Arial Unicode MS" w:hAnsi="Arial Unicode MS" w:cs="Arial Unicode MS" w:hint="eastAsia"/>
          </w:rPr>
          <w:delText>兒童</w:delText>
        </w:r>
      </w:del>
      <w:ins w:id="86" w:author="Wang Ada" w:date="2023-08-13T14:32:00Z">
        <w:r w:rsidR="00203A81">
          <w:rPr>
            <w:rFonts w:ascii="Arial Unicode MS" w:eastAsia="Arial Unicode MS" w:hAnsi="Arial Unicode MS" w:cs="Arial Unicode MS" w:hint="eastAsia"/>
          </w:rPr>
          <w:t>兒童</w:t>
        </w:r>
      </w:ins>
      <w:ins w:id="87" w:author="Wang Ada" w:date="2023-08-13T14:34:00Z">
        <w:r w:rsidR="00203A81">
          <w:rPr>
            <w:rFonts w:ascii="Arial Unicode MS" w:eastAsia="Arial Unicode MS" w:hAnsi="Arial Unicode MS" w:cs="Arial Unicode MS" w:hint="eastAsia"/>
          </w:rPr>
          <w:t>事工的</w:t>
        </w:r>
      </w:ins>
      <w:del w:id="88" w:author="Wang Ada" w:date="2023-08-13T14:31:00Z">
        <w:r w:rsidDel="00203A81">
          <w:rPr>
            <w:rFonts w:ascii="Arial Unicode MS" w:eastAsia="Arial Unicode MS" w:hAnsi="Arial Unicode MS" w:cs="Arial Unicode MS" w:hint="eastAsia"/>
          </w:rPr>
          <w:delText>事</w:delText>
        </w:r>
        <w:r w:rsidDel="00203A81">
          <w:rPr>
            <w:rFonts w:ascii="Arial Unicode MS" w:eastAsia="Arial Unicode MS" w:hAnsi="Arial Unicode MS" w:cs="Arial Unicode MS"/>
          </w:rPr>
          <w:delText>工的</w:delText>
        </w:r>
      </w:del>
      <w:r>
        <w:rPr>
          <w:rFonts w:ascii="Arial Unicode MS" w:eastAsia="Arial Unicode MS" w:hAnsi="Arial Unicode MS" w:cs="Arial Unicode MS"/>
        </w:rPr>
        <w:t>牧師</w:t>
      </w:r>
      <w:r>
        <w:rPr>
          <w:rFonts w:ascii="Arial Unicode MS" w:eastAsia="Arial Unicode MS" w:hAnsi="Arial Unicode MS" w:cs="Arial Unicode MS" w:hint="eastAsia"/>
        </w:rPr>
        <w:t>會</w:t>
      </w:r>
      <w:ins w:id="89" w:author="Wang Ada" w:date="2023-08-13T14:32:00Z">
        <w:r w:rsidR="00203A81">
          <w:rPr>
            <w:rFonts w:ascii="Arial Unicode MS" w:eastAsia="Arial Unicode MS" w:hAnsi="Arial Unicode MS" w:cs="Arial Unicode MS" w:hint="eastAsia"/>
          </w:rPr>
          <w:t>在主日學裡</w:t>
        </w:r>
      </w:ins>
      <w:r>
        <w:rPr>
          <w:rFonts w:ascii="Arial Unicode MS" w:eastAsia="Arial Unicode MS" w:hAnsi="Arial Unicode MS" w:cs="Arial Unicode MS"/>
        </w:rPr>
        <w:t>做</w:t>
      </w:r>
      <w:ins w:id="90" w:author="Wang Ada" w:date="2023-08-13T14:32:00Z">
        <w:r w:rsidR="00203A81">
          <w:rPr>
            <w:rFonts w:ascii="Arial Unicode MS" w:eastAsia="Arial Unicode MS" w:hAnsi="Arial Unicode MS" w:cs="Arial Unicode MS" w:hint="eastAsia"/>
          </w:rPr>
          <w:t>的事，</w:t>
        </w:r>
      </w:ins>
      <w:r>
        <w:rPr>
          <w:rFonts w:ascii="Arial Unicode MS" w:eastAsia="Arial Unicode MS" w:hAnsi="Arial Unicode MS" w:cs="Arial Unicode MS"/>
        </w:rPr>
        <w:t>但她</w:t>
      </w:r>
      <w:ins w:id="91" w:author="Wang Ada" w:date="2023-08-13T14:32:00Z">
        <w:r w:rsidR="00203A81">
          <w:rPr>
            <w:rFonts w:ascii="Arial Unicode MS" w:eastAsia="Arial Unicode MS" w:hAnsi="Arial Unicode MS" w:cs="Arial Unicode MS" w:hint="eastAsia"/>
          </w:rPr>
          <w:t>自己</w:t>
        </w:r>
      </w:ins>
      <w:del w:id="92" w:author="Wang Ada" w:date="2023-08-13T14:32:00Z">
        <w:r w:rsidDel="00203A81">
          <w:rPr>
            <w:rFonts w:ascii="Arial Unicode MS" w:eastAsia="Arial Unicode MS" w:hAnsi="Arial Unicode MS" w:cs="Arial Unicode MS" w:hint="eastAsia"/>
          </w:rPr>
          <w:delText>從來不做的事情</w:delText>
        </w:r>
      </w:del>
      <w:ins w:id="93" w:author="Wang Ada" w:date="2023-08-13T14:32:00Z">
        <w:r w:rsidR="00203A81">
          <w:rPr>
            <w:rFonts w:ascii="Arial Unicode MS" w:eastAsia="Arial Unicode MS" w:hAnsi="Arial Unicode MS" w:cs="Arial Unicode MS" w:hint="eastAsia"/>
          </w:rPr>
          <w:t>卻</w:t>
        </w:r>
      </w:ins>
      <w:ins w:id="94" w:author="Wang Ada" w:date="2023-08-13T14:39:00Z">
        <w:r w:rsidR="00203A81">
          <w:rPr>
            <w:rFonts w:ascii="Arial Unicode MS" w:eastAsia="Arial Unicode MS" w:hAnsi="Arial Unicode MS" w:cs="Arial Unicode MS" w:hint="eastAsia"/>
          </w:rPr>
          <w:t>不會</w:t>
        </w:r>
      </w:ins>
      <w:ins w:id="95" w:author="Wang Ada" w:date="2023-08-13T14:33:00Z">
        <w:r w:rsidR="00203A81">
          <w:rPr>
            <w:rFonts w:ascii="Arial Unicode MS" w:eastAsia="Arial Unicode MS" w:hAnsi="Arial Unicode MS" w:cs="Arial Unicode MS" w:hint="eastAsia"/>
          </w:rPr>
          <w:t>這麼</w:t>
        </w:r>
      </w:ins>
      <w:ins w:id="96" w:author="Wang Ada" w:date="2023-08-13T14:39:00Z">
        <w:r w:rsidR="00203A81">
          <w:rPr>
            <w:rFonts w:ascii="Arial Unicode MS" w:eastAsia="Arial Unicode MS" w:hAnsi="Arial Unicode MS" w:cs="Arial Unicode MS" w:hint="eastAsia"/>
          </w:rPr>
          <w:t>去</w:t>
        </w:r>
      </w:ins>
      <w:ins w:id="97" w:author="Wang Ada" w:date="2023-08-13T14:32:00Z">
        <w:r w:rsidR="00203A81">
          <w:rPr>
            <w:rFonts w:ascii="Arial Unicode MS" w:eastAsia="Arial Unicode MS" w:hAnsi="Arial Unicode MS" w:cs="Arial Unicode MS" w:hint="eastAsia"/>
          </w:rPr>
          <w:t>做</w:t>
        </w:r>
      </w:ins>
      <w:r>
        <w:rPr>
          <w:rFonts w:ascii="Arial Unicode MS" w:eastAsia="Arial Unicode MS" w:hAnsi="Arial Unicode MS" w:cs="Arial Unicode MS"/>
        </w:rPr>
        <w:t>，</w:t>
      </w:r>
      <w:del w:id="98" w:author="Wang Ada" w:date="2023-08-13T14:33:00Z">
        <w:r w:rsidDel="00203A81">
          <w:rPr>
            <w:rFonts w:ascii="Arial Unicode MS" w:eastAsia="Arial Unicode MS" w:hAnsi="Arial Unicode MS" w:cs="Arial Unicode MS" w:hint="eastAsia"/>
          </w:rPr>
          <w:delText>那</w:delText>
        </w:r>
      </w:del>
      <w:ins w:id="99" w:author="Wang Ada" w:date="2023-08-13T14:33:00Z">
        <w:r w:rsidR="00203A81">
          <w:rPr>
            <w:rFonts w:ascii="Arial Unicode MS" w:eastAsia="Arial Unicode MS" w:hAnsi="Arial Unicode MS" w:cs="Arial Unicode MS" w:hint="eastAsia"/>
          </w:rPr>
          <w:t>其中一項</w:t>
        </w:r>
      </w:ins>
      <w:r>
        <w:rPr>
          <w:rFonts w:ascii="Arial Unicode MS" w:eastAsia="Arial Unicode MS" w:hAnsi="Arial Unicode MS" w:cs="Arial Unicode MS"/>
        </w:rPr>
        <w:t>就是</w:t>
      </w:r>
      <w:ins w:id="100" w:author="Wang Ada" w:date="2023-08-13T14:33:00Z">
        <w:r w:rsidR="00203A81">
          <w:rPr>
            <w:rFonts w:ascii="Arial Unicode MS" w:eastAsia="Arial Unicode MS" w:hAnsi="Arial Unicode MS" w:cs="Arial Unicode MS" w:hint="eastAsia"/>
          </w:rPr>
          <w:t>為</w:t>
        </w:r>
      </w:ins>
      <w:del w:id="101" w:author="Wang Ada" w:date="2023-08-13T14:33:00Z">
        <w:r w:rsidDel="00203A81">
          <w:rPr>
            <w:rFonts w:ascii="Arial Unicode MS" w:eastAsia="Arial Unicode MS" w:hAnsi="Arial Unicode MS" w:cs="Arial Unicode MS"/>
          </w:rPr>
          <w:delText>讓</w:delText>
        </w:r>
      </w:del>
      <w:r>
        <w:rPr>
          <w:rFonts w:ascii="Arial Unicode MS" w:eastAsia="Arial Unicode MS" w:hAnsi="Arial Unicode MS" w:cs="Arial Unicode MS"/>
        </w:rPr>
        <w:t>孩子們</w:t>
      </w:r>
      <w:ins w:id="102" w:author="Wang Ada" w:date="2023-08-13T14:33:00Z">
        <w:r w:rsidR="00203A81">
          <w:rPr>
            <w:rFonts w:ascii="Arial Unicode MS" w:eastAsia="Arial Unicode MS" w:hAnsi="Arial Unicode MS" w:cs="Arial Unicode MS" w:hint="eastAsia"/>
          </w:rPr>
          <w:t>禱告，讓他們</w:t>
        </w:r>
      </w:ins>
      <w:r>
        <w:rPr>
          <w:rFonts w:ascii="Arial Unicode MS" w:eastAsia="Arial Unicode MS" w:hAnsi="Arial Unicode MS" w:cs="Arial Unicode MS"/>
        </w:rPr>
        <w:t>被聖靈充滿。她</w:t>
      </w:r>
      <w:ins w:id="103" w:author="Wang Ada" w:date="2023-08-13T14:34:00Z">
        <w:r w:rsidR="00203A81">
          <w:rPr>
            <w:rFonts w:ascii="Arial Unicode MS" w:eastAsia="Arial Unicode MS" w:hAnsi="Arial Unicode MS" w:cs="Arial Unicode MS" w:hint="eastAsia"/>
          </w:rPr>
          <w:t>這麼一提就</w:t>
        </w:r>
      </w:ins>
      <w:r>
        <w:rPr>
          <w:rFonts w:ascii="Arial Unicode MS" w:eastAsia="Arial Unicode MS" w:hAnsi="Arial Unicode MS" w:cs="Arial Unicode MS" w:hint="eastAsia"/>
        </w:rPr>
        <w:t>引</w:t>
      </w:r>
      <w:r>
        <w:rPr>
          <w:rFonts w:ascii="Arial Unicode MS" w:eastAsia="Arial Unicode MS" w:hAnsi="Arial Unicode MS" w:cs="Arial Unicode MS"/>
        </w:rPr>
        <w:t>起了我的注意，因為我</w:t>
      </w:r>
      <w:del w:id="104" w:author="Wang Ada" w:date="2023-08-13T14:35:00Z">
        <w:r w:rsidDel="00203A81">
          <w:rPr>
            <w:rFonts w:ascii="Arial Unicode MS" w:eastAsia="Arial Unicode MS" w:hAnsi="Arial Unicode MS" w:cs="Arial Unicode MS" w:hint="eastAsia"/>
          </w:rPr>
          <w:delText>前來</w:delText>
        </w:r>
      </w:del>
      <w:ins w:id="105" w:author="Wang Ada" w:date="2023-08-13T14:35:00Z">
        <w:r w:rsidR="00203A81">
          <w:rPr>
            <w:rFonts w:ascii="Arial Unicode MS" w:eastAsia="Arial Unicode MS" w:hAnsi="Arial Unicode MS" w:cs="Arial Unicode MS" w:hint="eastAsia"/>
          </w:rPr>
          <w:t>之所以會來</w:t>
        </w:r>
      </w:ins>
      <w:r>
        <w:rPr>
          <w:rFonts w:ascii="Arial Unicode MS" w:eastAsia="Arial Unicode MS" w:hAnsi="Arial Unicode MS" w:cs="Arial Unicode MS"/>
        </w:rPr>
        <w:t>分享</w:t>
      </w:r>
      <w:del w:id="106" w:author="Wang Ada" w:date="2023-08-13T14:35:00Z">
        <w:r w:rsidDel="00203A81">
          <w:rPr>
            <w:rFonts w:ascii="Arial Unicode MS" w:eastAsia="Arial Unicode MS" w:hAnsi="Arial Unicode MS" w:cs="Arial Unicode MS"/>
          </w:rPr>
          <w:delText>的原因</w:delText>
        </w:r>
      </w:del>
      <w:r>
        <w:rPr>
          <w:rFonts w:ascii="Arial Unicode MS" w:eastAsia="Arial Unicode MS" w:hAnsi="Arial Unicode MS" w:cs="Arial Unicode MS"/>
        </w:rPr>
        <w:t>，就是</w:t>
      </w:r>
      <w:ins w:id="107" w:author="Wang Ada" w:date="2023-08-13T14:35:00Z">
        <w:r w:rsidR="00203A81">
          <w:rPr>
            <w:rFonts w:ascii="Arial Unicode MS" w:eastAsia="Arial Unicode MS" w:hAnsi="Arial Unicode MS" w:cs="Arial Unicode MS" w:hint="eastAsia"/>
          </w:rPr>
          <w:t>因為看到</w:t>
        </w:r>
      </w:ins>
      <w:r>
        <w:rPr>
          <w:rFonts w:ascii="Arial Unicode MS" w:eastAsia="Arial Unicode MS" w:hAnsi="Arial Unicode MS" w:cs="Arial Unicode MS"/>
        </w:rPr>
        <w:t>神</w:t>
      </w:r>
      <w:del w:id="108" w:author="Wang Ada" w:date="2023-08-13T14:36:00Z">
        <w:r w:rsidDel="00203A81">
          <w:rPr>
            <w:rFonts w:ascii="Arial Unicode MS" w:eastAsia="Arial Unicode MS" w:hAnsi="Arial Unicode MS" w:cs="Arial Unicode MS" w:hint="eastAsia"/>
          </w:rPr>
          <w:delText>和聖靈</w:delText>
        </w:r>
      </w:del>
      <w:del w:id="109" w:author="Wang Ada" w:date="2023-08-13T14:37:00Z">
        <w:r w:rsidR="00203A81" w:rsidDel="00203A81">
          <w:rPr>
            <w:rFonts w:ascii="Arial Unicode MS" w:eastAsia="Arial Unicode MS" w:hAnsi="Arial Unicode MS" w:cs="Arial Unicode MS" w:hint="eastAsia"/>
          </w:rPr>
          <w:delText>如何</w:delText>
        </w:r>
      </w:del>
      <w:ins w:id="110" w:author="Wang Ada" w:date="2023-08-13T14:37:00Z">
        <w:r w:rsidR="00203A81">
          <w:rPr>
            <w:rFonts w:ascii="Arial Unicode MS" w:eastAsia="Arial Unicode MS" w:hAnsi="Arial Unicode MS" w:cs="Arial Unicode MS" w:hint="eastAsia"/>
          </w:rPr>
          <w:t>怎麼</w:t>
        </w:r>
      </w:ins>
      <w:r>
        <w:rPr>
          <w:rFonts w:ascii="Arial Unicode MS" w:eastAsia="Arial Unicode MS" w:hAnsi="Arial Unicode MS" w:cs="Arial Unicode MS"/>
        </w:rPr>
        <w:t>在我們</w:t>
      </w:r>
      <w:del w:id="111" w:author="Wang Ada" w:date="2023-08-13T14:35:00Z">
        <w:r w:rsidDel="00203A81">
          <w:rPr>
            <w:rFonts w:ascii="Arial Unicode MS" w:eastAsia="Arial Unicode MS" w:hAnsi="Arial Unicode MS" w:cs="Arial Unicode MS"/>
          </w:rPr>
          <w:delText>的</w:delText>
        </w:r>
      </w:del>
      <w:r>
        <w:rPr>
          <w:rFonts w:ascii="Arial Unicode MS" w:eastAsia="Arial Unicode MS" w:hAnsi="Arial Unicode MS" w:cs="Arial Unicode MS"/>
        </w:rPr>
        <w:t>教會</w:t>
      </w:r>
      <w:ins w:id="112" w:author="Wang Ada" w:date="2023-08-13T14:35:00Z">
        <w:r w:rsidR="00203A81">
          <w:rPr>
            <w:rFonts w:ascii="Arial Unicode MS" w:eastAsia="Arial Unicode MS" w:hAnsi="Arial Unicode MS" w:cs="Arial Unicode MS" w:hint="eastAsia"/>
          </w:rPr>
          <w:t>的</w:t>
        </w:r>
      </w:ins>
      <w:del w:id="113" w:author="Wang Ada" w:date="2023-08-13T14:35:00Z">
        <w:r w:rsidDel="00203A81">
          <w:rPr>
            <w:rFonts w:ascii="Arial Unicode MS" w:eastAsia="Arial Unicode MS" w:hAnsi="Arial Unicode MS" w:cs="Arial Unicode MS"/>
          </w:rPr>
          <w:delText>對</w:delText>
        </w:r>
      </w:del>
      <w:r>
        <w:rPr>
          <w:rFonts w:ascii="Arial Unicode MS" w:eastAsia="Arial Unicode MS" w:hAnsi="Arial Unicode MS" w:cs="Arial Unicode MS"/>
        </w:rPr>
        <w:t>孩子</w:t>
      </w:r>
      <w:ins w:id="114" w:author="Wang Ada" w:date="2023-08-13T14:35:00Z">
        <w:r w:rsidR="00203A81">
          <w:rPr>
            <w:rFonts w:ascii="Arial Unicode MS" w:eastAsia="Arial Unicode MS" w:hAnsi="Arial Unicode MS" w:cs="Arial Unicode MS" w:hint="eastAsia"/>
          </w:rPr>
          <w:t>們身上</w:t>
        </w:r>
      </w:ins>
      <w:del w:id="115" w:author="Wang Ada" w:date="2023-08-13T14:35:00Z">
        <w:r w:rsidDel="00203A81">
          <w:rPr>
            <w:rFonts w:ascii="Arial Unicode MS" w:eastAsia="Arial Unicode MS" w:hAnsi="Arial Unicode MS" w:cs="Arial Unicode MS" w:hint="eastAsia"/>
          </w:rPr>
          <w:delText>動工</w:delText>
        </w:r>
      </w:del>
      <w:del w:id="116" w:author="Wang Ada" w:date="2023-08-13T14:37:00Z">
        <w:r w:rsidR="00203A81" w:rsidDel="00203A81">
          <w:rPr>
            <w:rFonts w:ascii="Arial Unicode MS" w:eastAsia="Arial Unicode MS" w:hAnsi="Arial Unicode MS" w:cs="Arial Unicode MS" w:hint="eastAsia"/>
          </w:rPr>
          <w:delText>，</w:delText>
        </w:r>
      </w:del>
      <w:del w:id="117" w:author="Wang Ada" w:date="2023-08-13T14:35:00Z">
        <w:r w:rsidR="00203A81" w:rsidDel="00203A81">
          <w:rPr>
            <w:rFonts w:ascii="Arial Unicode MS" w:eastAsia="Arial Unicode MS" w:hAnsi="Arial Unicode MS" w:cs="Arial Unicode MS" w:hint="eastAsia"/>
          </w:rPr>
          <w:delText>而</w:delText>
        </w:r>
      </w:del>
      <w:ins w:id="118" w:author="Wang Ada" w:date="2023-08-13T14:37:00Z">
        <w:r w:rsidR="00203A81">
          <w:rPr>
            <w:rFonts w:ascii="Arial Unicode MS" w:eastAsia="Arial Unicode MS" w:hAnsi="Arial Unicode MS" w:cs="Arial Unicode MS" w:hint="eastAsia"/>
          </w:rPr>
          <w:t>做成那些</w:t>
        </w:r>
      </w:ins>
      <w:r>
        <w:rPr>
          <w:rFonts w:ascii="Arial Unicode MS" w:eastAsia="Arial Unicode MS" w:hAnsi="Arial Unicode MS" w:cs="Arial Unicode MS"/>
        </w:rPr>
        <w:t>她</w:t>
      </w:r>
      <w:ins w:id="119" w:author="Wang Ada" w:date="2023-08-13T14:37:00Z">
        <w:r w:rsidR="00203A81">
          <w:rPr>
            <w:rFonts w:ascii="Arial Unicode MS" w:eastAsia="Arial Unicode MS" w:hAnsi="Arial Unicode MS" w:cs="Arial Unicode MS" w:hint="eastAsia"/>
          </w:rPr>
          <w:t>說她自己永遠</w:t>
        </w:r>
      </w:ins>
      <w:del w:id="120" w:author="Wang Ada" w:date="2023-08-13T14:36:00Z">
        <w:r w:rsidDel="00203A81">
          <w:rPr>
            <w:rFonts w:ascii="Arial Unicode MS" w:eastAsia="Arial Unicode MS" w:hAnsi="Arial Unicode MS" w:cs="Arial Unicode MS"/>
          </w:rPr>
          <w:delText>卻</w:delText>
        </w:r>
      </w:del>
      <w:del w:id="121" w:author="Wang Ada" w:date="2023-08-13T14:37:00Z">
        <w:r w:rsidDel="00203A81">
          <w:rPr>
            <w:rFonts w:ascii="Arial Unicode MS" w:eastAsia="Arial Unicode MS" w:hAnsi="Arial Unicode MS" w:cs="Arial Unicode MS"/>
          </w:rPr>
          <w:delText>從來</w:delText>
        </w:r>
      </w:del>
      <w:r>
        <w:rPr>
          <w:rFonts w:ascii="Arial Unicode MS" w:eastAsia="Arial Unicode MS" w:hAnsi="Arial Unicode MS" w:cs="Arial Unicode MS"/>
        </w:rPr>
        <w:t>不</w:t>
      </w:r>
      <w:ins w:id="122" w:author="Wang Ada" w:date="2023-08-13T14:37:00Z">
        <w:r w:rsidR="00203A81">
          <w:rPr>
            <w:rFonts w:ascii="Arial Unicode MS" w:eastAsia="Arial Unicode MS" w:hAnsi="Arial Unicode MS" w:cs="Arial Unicode MS" w:hint="eastAsia"/>
          </w:rPr>
          <w:t>會去</w:t>
        </w:r>
      </w:ins>
      <w:del w:id="123" w:author="Wang Ada" w:date="2023-08-13T14:36:00Z">
        <w:r w:rsidDel="00203A81">
          <w:rPr>
            <w:rFonts w:ascii="Arial Unicode MS" w:eastAsia="Arial Unicode MS" w:hAnsi="Arial Unicode MS" w:cs="Arial Unicode MS"/>
          </w:rPr>
          <w:delText>這麼</w:delText>
        </w:r>
      </w:del>
      <w:r>
        <w:rPr>
          <w:rFonts w:ascii="Arial Unicode MS" w:eastAsia="Arial Unicode MS" w:hAnsi="Arial Unicode MS" w:cs="Arial Unicode MS"/>
        </w:rPr>
        <w:t>做</w:t>
      </w:r>
      <w:ins w:id="124" w:author="Wang Ada" w:date="2023-08-13T14:36:00Z">
        <w:r w:rsidR="00203A81">
          <w:rPr>
            <w:rFonts w:ascii="Arial Unicode MS" w:eastAsia="Arial Unicode MS" w:hAnsi="Arial Unicode MS" w:cs="Arial Unicode MS" w:hint="eastAsia"/>
          </w:rPr>
          <w:t>的事</w:t>
        </w:r>
      </w:ins>
      <w:r>
        <w:rPr>
          <w:rFonts w:ascii="Arial Unicode MS" w:eastAsia="Arial Unicode MS" w:hAnsi="Arial Unicode MS" w:cs="Arial Unicode MS"/>
        </w:rPr>
        <w:t>。當我問她為什麼時，她告訴我她</w:t>
      </w:r>
      <w:del w:id="125" w:author="Wang Ada" w:date="2023-08-13T14:38:00Z">
        <w:r w:rsidDel="00203A81">
          <w:rPr>
            <w:rFonts w:ascii="Arial Unicode MS" w:eastAsia="Arial Unicode MS" w:hAnsi="Arial Unicode MS" w:cs="Arial Unicode MS" w:hint="eastAsia"/>
          </w:rPr>
          <w:delText>永遠不願</w:delText>
        </w:r>
      </w:del>
      <w:ins w:id="126" w:author="Wang Ada" w:date="2023-08-13T14:38:00Z">
        <w:r w:rsidR="00203A81">
          <w:rPr>
            <w:rFonts w:ascii="Arial Unicode MS" w:eastAsia="Arial Unicode MS" w:hAnsi="Arial Unicode MS" w:cs="Arial Unicode MS" w:hint="eastAsia"/>
          </w:rPr>
          <w:t>不能</w:t>
        </w:r>
      </w:ins>
      <w:del w:id="127" w:author="Wang Ada" w:date="2023-08-13T14:38:00Z">
        <w:r w:rsidDel="00203A81">
          <w:rPr>
            <w:rFonts w:ascii="Arial Unicode MS" w:eastAsia="Arial Unicode MS" w:hAnsi="Arial Unicode MS" w:cs="Arial Unicode MS"/>
          </w:rPr>
          <w:delText>去</w:delText>
        </w:r>
      </w:del>
      <w:r>
        <w:rPr>
          <w:rFonts w:ascii="Arial Unicode MS" w:eastAsia="Arial Unicode MS" w:hAnsi="Arial Unicode MS" w:cs="Arial Unicode MS"/>
        </w:rPr>
        <w:t>剝奪</w:t>
      </w:r>
      <w:ins w:id="128" w:author="Wang Ada" w:date="2023-08-13T14:38:00Z">
        <w:r w:rsidR="00203A81">
          <w:rPr>
            <w:rFonts w:ascii="Arial Unicode MS" w:eastAsia="Arial Unicode MS" w:hAnsi="Arial Unicode MS" w:cs="Arial Unicode MS" w:hint="eastAsia"/>
          </w:rPr>
          <w:t>了</w:t>
        </w:r>
      </w:ins>
      <w:r>
        <w:rPr>
          <w:rFonts w:ascii="Arial Unicode MS" w:eastAsia="Arial Unicode MS" w:hAnsi="Arial Unicode MS" w:cs="Arial Unicode MS"/>
        </w:rPr>
        <w:t>父母參與那些美好</w:t>
      </w:r>
      <w:r>
        <w:rPr>
          <w:rFonts w:ascii="Arial Unicode MS" w:eastAsia="Arial Unicode MS" w:hAnsi="Arial Unicode MS" w:cs="Arial Unicode MS" w:hint="eastAsia"/>
        </w:rPr>
        <w:t>經</w:t>
      </w:r>
      <w:r>
        <w:rPr>
          <w:rFonts w:ascii="Arial Unicode MS" w:eastAsia="Arial Unicode MS" w:hAnsi="Arial Unicode MS" w:cs="Arial Unicode MS"/>
        </w:rPr>
        <w:t>歷的機會。我被這樣的想法震懾到，並且</w:t>
      </w:r>
      <w:del w:id="129" w:author="Wang Ada" w:date="2023-08-13T14:39:00Z">
        <w:r w:rsidDel="000F4EEC">
          <w:rPr>
            <w:rFonts w:ascii="Arial Unicode MS" w:eastAsia="Arial Unicode MS" w:hAnsi="Arial Unicode MS" w:cs="Arial Unicode MS" w:hint="eastAsia"/>
          </w:rPr>
          <w:delText>在</w:delText>
        </w:r>
      </w:del>
      <w:ins w:id="130" w:author="Wang Ada" w:date="2023-08-13T14:39:00Z">
        <w:r w:rsidR="000F4EEC">
          <w:rPr>
            <w:rFonts w:ascii="Arial Unicode MS" w:eastAsia="Arial Unicode MS" w:hAnsi="Arial Unicode MS" w:cs="Arial Unicode MS" w:hint="eastAsia"/>
          </w:rPr>
          <w:t>自從</w:t>
        </w:r>
      </w:ins>
      <w:r>
        <w:rPr>
          <w:rFonts w:ascii="Arial Unicode MS" w:eastAsia="Arial Unicode MS" w:hAnsi="Arial Unicode MS" w:cs="Arial Unicode MS"/>
        </w:rPr>
        <w:t>那一次對話之後，</w:t>
      </w:r>
      <w:ins w:id="131" w:author="Wang Ada" w:date="2023-08-13T14:39:00Z">
        <w:r w:rsidR="00081A19">
          <w:rPr>
            <w:rFonts w:ascii="Arial Unicode MS" w:eastAsia="Arial Unicode MS" w:hAnsi="Arial Unicode MS" w:cs="Arial Unicode MS" w:hint="eastAsia"/>
          </w:rPr>
          <w:t>便</w:t>
        </w:r>
      </w:ins>
      <w:r>
        <w:rPr>
          <w:rFonts w:ascii="Arial Unicode MS" w:eastAsia="Arial Unicode MS" w:hAnsi="Arial Unicode MS" w:cs="Arial Unicode MS"/>
        </w:rPr>
        <w:t>不停</w:t>
      </w:r>
      <w:del w:id="132" w:author="Wang Ada" w:date="2023-08-13T14:39:00Z">
        <w:r w:rsidDel="00081A19">
          <w:rPr>
            <w:rFonts w:ascii="Arial Unicode MS" w:eastAsia="Arial Unicode MS" w:hAnsi="Arial Unicode MS" w:cs="Arial Unicode MS" w:hint="eastAsia"/>
          </w:rPr>
          <w:delText>的</w:delText>
        </w:r>
      </w:del>
      <w:ins w:id="133" w:author="Wang Ada" w:date="2023-08-13T14:39:00Z">
        <w:r w:rsidR="00081A19">
          <w:rPr>
            <w:rFonts w:ascii="Arial Unicode MS" w:eastAsia="Arial Unicode MS" w:hAnsi="Arial Unicode MS" w:cs="Arial Unicode MS" w:hint="eastAsia"/>
          </w:rPr>
          <w:t>地在</w:t>
        </w:r>
      </w:ins>
      <w:r>
        <w:rPr>
          <w:rFonts w:ascii="Arial Unicode MS" w:eastAsia="Arial Unicode MS" w:hAnsi="Arial Unicode MS" w:cs="Arial Unicode MS"/>
        </w:rPr>
        <w:t>思考這個問題。</w:t>
      </w:r>
    </w:p>
    <w:p w14:paraId="2FCC69DF" w14:textId="77777777" w:rsidR="00022013" w:rsidRDefault="00022013"/>
    <w:p w14:paraId="2FCC69E0" w14:textId="64299066" w:rsidR="00022013" w:rsidRPr="00A64016" w:rsidRDefault="00264048">
      <w:pPr>
        <w:rPr>
          <w:rFonts w:ascii="Arial Unicode MS" w:eastAsia="Arial Unicode MS" w:hAnsi="Arial Unicode MS" w:cs="Arial Unicode MS"/>
          <w:rPrChange w:id="134" w:author="Wang Ada" w:date="2023-08-13T14:42:00Z">
            <w:rPr/>
          </w:rPrChange>
        </w:rPr>
      </w:pPr>
      <w:r>
        <w:rPr>
          <w:rFonts w:ascii="Arial Unicode MS" w:eastAsia="Arial Unicode MS" w:hAnsi="Arial Unicode MS" w:cs="Arial Unicode MS"/>
        </w:rPr>
        <w:t xml:space="preserve">        不久後，我被邀請至奧地利去帶領一場家長和孩子一起參與的特會。</w:t>
      </w:r>
      <w:del w:id="135" w:author="Wang Ada" w:date="2023-08-13T14:39:00Z">
        <w:r w:rsidDel="00B75A27">
          <w:rPr>
            <w:rFonts w:ascii="Arial Unicode MS" w:eastAsia="Arial Unicode MS" w:hAnsi="Arial Unicode MS" w:cs="Arial Unicode MS" w:hint="eastAsia"/>
          </w:rPr>
          <w:delText>一直在到達</w:delText>
        </w:r>
      </w:del>
      <w:ins w:id="136" w:author="Wang Ada" w:date="2023-08-13T14:39:00Z">
        <w:r w:rsidR="00B75A27">
          <w:rPr>
            <w:rFonts w:ascii="Arial Unicode MS" w:eastAsia="Arial Unicode MS" w:hAnsi="Arial Unicode MS" w:cs="Arial Unicode MS" w:hint="eastAsia"/>
          </w:rPr>
          <w:t>在那之</w:t>
        </w:r>
      </w:ins>
      <w:r>
        <w:rPr>
          <w:rFonts w:ascii="Arial Unicode MS" w:eastAsia="Arial Unicode MS" w:hAnsi="Arial Unicode MS" w:cs="Arial Unicode MS"/>
        </w:rPr>
        <w:t>前，我</w:t>
      </w:r>
      <w:ins w:id="137" w:author="Wang Ada" w:date="2023-08-13T14:39:00Z">
        <w:r w:rsidR="00B75A27">
          <w:rPr>
            <w:rFonts w:ascii="Arial Unicode MS" w:eastAsia="Arial Unicode MS" w:hAnsi="Arial Unicode MS" w:cs="Arial Unicode MS" w:hint="eastAsia"/>
          </w:rPr>
          <w:t>一直</w:t>
        </w:r>
      </w:ins>
      <w:r>
        <w:rPr>
          <w:rFonts w:ascii="Arial Unicode MS" w:eastAsia="Arial Unicode MS" w:hAnsi="Arial Unicode MS" w:cs="Arial Unicode MS"/>
        </w:rPr>
        <w:t>都花時間專注於訓練兒童事工的同工，我從來沒有</w:t>
      </w:r>
      <w:del w:id="138" w:author="Wang Ada" w:date="2023-08-13T14:40:00Z">
        <w:r w:rsidDel="00B75A27">
          <w:rPr>
            <w:rFonts w:ascii="Arial Unicode MS" w:eastAsia="Arial Unicode MS" w:hAnsi="Arial Unicode MS" w:cs="Arial Unicode MS" w:hint="eastAsia"/>
          </w:rPr>
          <w:delText>發起</w:delText>
        </w:r>
      </w:del>
      <w:ins w:id="139" w:author="Wang Ada" w:date="2023-08-13T14:40:00Z">
        <w:r w:rsidR="00B75A27">
          <w:rPr>
            <w:rFonts w:ascii="Arial Unicode MS" w:eastAsia="Arial Unicode MS" w:hAnsi="Arial Unicode MS" w:cs="Arial Unicode MS" w:hint="eastAsia"/>
          </w:rPr>
          <w:t>帶</w:t>
        </w:r>
      </w:ins>
      <w:r>
        <w:rPr>
          <w:rFonts w:ascii="Arial Unicode MS" w:eastAsia="Arial Unicode MS" w:hAnsi="Arial Unicode MS" w:cs="Arial Unicode MS"/>
        </w:rPr>
        <w:t>過任何讓家長和孩子一起參與的活動，因而</w:t>
      </w:r>
      <w:ins w:id="140" w:author="Wang Ada" w:date="2023-08-13T14:40:00Z">
        <w:r w:rsidR="00A64016">
          <w:rPr>
            <w:rFonts w:ascii="Arial Unicode MS" w:eastAsia="Arial Unicode MS" w:hAnsi="Arial Unicode MS" w:cs="Arial Unicode MS" w:hint="eastAsia"/>
          </w:rPr>
          <w:t>不免</w:t>
        </w:r>
      </w:ins>
      <w:r>
        <w:rPr>
          <w:rFonts w:ascii="Arial Unicode MS" w:eastAsia="Arial Unicode MS" w:hAnsi="Arial Unicode MS" w:cs="Arial Unicode MS"/>
        </w:rPr>
        <w:t>感到</w:t>
      </w:r>
      <w:del w:id="141" w:author="Wang Ada" w:date="2023-08-13T14:40:00Z">
        <w:r w:rsidDel="00A64016">
          <w:rPr>
            <w:rFonts w:ascii="Arial Unicode MS" w:eastAsia="Arial Unicode MS" w:hAnsi="Arial Unicode MS" w:cs="Arial Unicode MS"/>
          </w:rPr>
          <w:delText>非常</w:delText>
        </w:r>
      </w:del>
      <w:r>
        <w:rPr>
          <w:rFonts w:ascii="Arial Unicode MS" w:eastAsia="Arial Unicode MS" w:hAnsi="Arial Unicode MS" w:cs="Arial Unicode MS"/>
        </w:rPr>
        <w:t>緊張。那天的活動，我按著過去訓練同工的方式去規劃，不過</w:t>
      </w:r>
      <w:ins w:id="142" w:author="Wang Ada" w:date="2023-08-13T14:41:00Z">
        <w:r w:rsidR="00A64016">
          <w:rPr>
            <w:rFonts w:ascii="Arial Unicode MS" w:eastAsia="Arial Unicode MS" w:hAnsi="Arial Unicode MS" w:cs="Arial Unicode MS" w:hint="eastAsia"/>
          </w:rPr>
          <w:t>在服事和透過行動回應的時</w:t>
        </w:r>
      </w:ins>
      <w:ins w:id="143" w:author="Wang Ada" w:date="2023-08-13T14:42:00Z">
        <w:r w:rsidR="00A64016">
          <w:rPr>
            <w:rFonts w:ascii="Arial Unicode MS" w:eastAsia="Arial Unicode MS" w:hAnsi="Arial Unicode MS" w:cs="Arial Unicode MS" w:hint="eastAsia"/>
          </w:rPr>
          <w:t>段裡</w:t>
        </w:r>
      </w:ins>
      <w:ins w:id="144" w:author="Wang Ada" w:date="2023-08-13T14:41:00Z">
        <w:r w:rsidR="00A64016">
          <w:rPr>
            <w:rFonts w:ascii="Arial Unicode MS" w:eastAsia="Arial Unicode MS" w:hAnsi="Arial Unicode MS" w:cs="Arial Unicode MS" w:hint="eastAsia"/>
          </w:rPr>
          <w:t>，</w:t>
        </w:r>
      </w:ins>
      <w:r>
        <w:rPr>
          <w:rFonts w:ascii="Arial Unicode MS" w:eastAsia="Arial Unicode MS" w:hAnsi="Arial Unicode MS" w:cs="Arial Unicode MS"/>
        </w:rPr>
        <w:t>我並沒有讓</w:t>
      </w:r>
      <w:ins w:id="145" w:author="Wang Ada" w:date="2023-08-13T14:42:00Z">
        <w:r w:rsidR="00A64016">
          <w:rPr>
            <w:rFonts w:ascii="Arial Unicode MS" w:eastAsia="Arial Unicode MS" w:hAnsi="Arial Unicode MS" w:cs="Arial Unicode MS" w:hint="eastAsia"/>
          </w:rPr>
          <w:t>做兒童事工的</w:t>
        </w:r>
      </w:ins>
      <w:r>
        <w:rPr>
          <w:rFonts w:ascii="Arial Unicode MS" w:eastAsia="Arial Unicode MS" w:hAnsi="Arial Unicode MS" w:cs="Arial Unicode MS"/>
        </w:rPr>
        <w:t>同工們</w:t>
      </w:r>
      <w:ins w:id="146" w:author="Wang Ada" w:date="2023-08-13T14:43:00Z">
        <w:r w:rsidR="00A64016">
          <w:rPr>
            <w:rFonts w:ascii="Arial Unicode MS" w:eastAsia="Arial Unicode MS" w:hAnsi="Arial Unicode MS" w:cs="Arial Unicode MS" w:hint="eastAsia"/>
          </w:rPr>
          <w:t>下</w:t>
        </w:r>
      </w:ins>
      <w:r>
        <w:rPr>
          <w:rFonts w:ascii="Arial Unicode MS" w:eastAsia="Arial Unicode MS" w:hAnsi="Arial Unicode MS" w:cs="Arial Unicode MS"/>
        </w:rPr>
        <w:t>去</w:t>
      </w:r>
      <w:ins w:id="147" w:author="Wang Ada" w:date="2023-08-13T14:42:00Z">
        <w:r w:rsidR="00A64016">
          <w:rPr>
            <w:rFonts w:ascii="Arial Unicode MS" w:eastAsia="Arial Unicode MS" w:hAnsi="Arial Unicode MS" w:cs="Arial Unicode MS" w:hint="eastAsia"/>
          </w:rPr>
          <w:t>服事</w:t>
        </w:r>
      </w:ins>
      <w:del w:id="148" w:author="Wang Ada" w:date="2023-08-13T14:42:00Z">
        <w:r w:rsidDel="00A64016">
          <w:rPr>
            <w:rFonts w:ascii="Arial Unicode MS" w:eastAsia="Arial Unicode MS" w:hAnsi="Arial Unicode MS" w:cs="Arial Unicode MS"/>
          </w:rPr>
          <w:delText>做教導和啟發的工作</w:delText>
        </w:r>
      </w:del>
      <w:r>
        <w:rPr>
          <w:rFonts w:ascii="Arial Unicode MS" w:eastAsia="Arial Unicode MS" w:hAnsi="Arial Unicode MS" w:cs="Arial Unicode MS"/>
        </w:rPr>
        <w:t>，而是讓家長們</w:t>
      </w:r>
      <w:del w:id="149" w:author="Wang Ada" w:date="2023-08-13T14:42:00Z">
        <w:r w:rsidDel="00A64016">
          <w:rPr>
            <w:rFonts w:ascii="Arial Unicode MS" w:eastAsia="Arial Unicode MS" w:hAnsi="Arial Unicode MS" w:cs="Arial Unicode MS" w:hint="eastAsia"/>
          </w:rPr>
          <w:delText>自己成為</w:delText>
        </w:r>
      </w:del>
      <w:ins w:id="150" w:author="Wang Ada" w:date="2023-08-13T14:42:00Z">
        <w:r w:rsidR="00A64016">
          <w:rPr>
            <w:rFonts w:ascii="Arial Unicode MS" w:eastAsia="Arial Unicode MS" w:hAnsi="Arial Unicode MS" w:cs="Arial Unicode MS" w:hint="eastAsia"/>
          </w:rPr>
          <w:t>去為自己的</w:t>
        </w:r>
      </w:ins>
      <w:del w:id="151" w:author="Wang Ada" w:date="2023-08-13T14:42:00Z">
        <w:r w:rsidDel="00A64016">
          <w:rPr>
            <w:rFonts w:ascii="Arial Unicode MS" w:eastAsia="Arial Unicode MS" w:hAnsi="Arial Unicode MS" w:cs="Arial Unicode MS" w:hint="eastAsia"/>
          </w:rPr>
          <w:delText>兒童</w:delText>
        </w:r>
      </w:del>
      <w:ins w:id="152" w:author="Wang Ada" w:date="2023-08-13T14:43:00Z">
        <w:r w:rsidR="00A64016">
          <w:rPr>
            <w:rFonts w:ascii="Arial Unicode MS" w:eastAsia="Arial Unicode MS" w:hAnsi="Arial Unicode MS" w:cs="Arial Unicode MS" w:hint="eastAsia"/>
          </w:rPr>
          <w:t>孩子</w:t>
        </w:r>
      </w:ins>
      <w:r>
        <w:rPr>
          <w:rFonts w:ascii="Arial Unicode MS" w:eastAsia="Arial Unicode MS" w:hAnsi="Arial Unicode MS" w:cs="Arial Unicode MS"/>
        </w:rPr>
        <w:t>服事</w:t>
      </w:r>
      <w:del w:id="153" w:author="Wang Ada" w:date="2023-08-13T14:43:00Z">
        <w:r w:rsidDel="00A64016">
          <w:rPr>
            <w:rFonts w:ascii="Arial Unicode MS" w:eastAsia="Arial Unicode MS" w:hAnsi="Arial Unicode MS" w:cs="Arial Unicode MS"/>
          </w:rPr>
          <w:delText>的同工</w:delText>
        </w:r>
      </w:del>
      <w:r>
        <w:rPr>
          <w:rFonts w:ascii="Arial Unicode MS" w:eastAsia="Arial Unicode MS" w:hAnsi="Arial Unicode MS" w:cs="Arial Unicode MS"/>
        </w:rPr>
        <w:t>。</w:t>
      </w:r>
    </w:p>
    <w:p w14:paraId="2FCC69E1" w14:textId="77777777" w:rsidR="00022013" w:rsidRDefault="00022013"/>
    <w:p w14:paraId="2FCC69E2" w14:textId="398E8997" w:rsidR="00022013" w:rsidRDefault="00264048">
      <w:r>
        <w:rPr>
          <w:rFonts w:ascii="Arial Unicode MS" w:eastAsia="Arial Unicode MS" w:hAnsi="Arial Unicode MS" w:cs="Arial Unicode MS"/>
        </w:rPr>
        <w:t xml:space="preserve">        我永遠不會忘記那四天所發生的事，</w:t>
      </w:r>
      <w:del w:id="154" w:author="Wang Ada" w:date="2023-08-13T14:44:00Z">
        <w:r w:rsidDel="00A64016">
          <w:rPr>
            <w:rFonts w:ascii="Arial Unicode MS" w:eastAsia="Arial Unicode MS" w:hAnsi="Arial Unicode MS" w:cs="Arial Unicode MS" w:hint="eastAsia"/>
          </w:rPr>
          <w:delText>在我成為</w:delText>
        </w:r>
      </w:del>
      <w:ins w:id="155" w:author="Wang Ada" w:date="2023-08-13T14:44:00Z">
        <w:r w:rsidR="00A64016">
          <w:rPr>
            <w:rFonts w:ascii="Arial Unicode MS" w:eastAsia="Arial Unicode MS" w:hAnsi="Arial Unicode MS" w:cs="Arial Unicode MS" w:hint="eastAsia"/>
          </w:rPr>
          <w:t>我做</w:t>
        </w:r>
      </w:ins>
      <w:r>
        <w:rPr>
          <w:rFonts w:ascii="Arial Unicode MS" w:eastAsia="Arial Unicode MS" w:hAnsi="Arial Unicode MS" w:cs="Arial Unicode MS"/>
        </w:rPr>
        <w:t>兒童</w:t>
      </w:r>
      <w:del w:id="156" w:author="Wang Ada" w:date="2023-08-13T14:44:00Z">
        <w:r w:rsidDel="00A64016">
          <w:rPr>
            <w:rFonts w:ascii="Arial Unicode MS" w:eastAsia="Arial Unicode MS" w:hAnsi="Arial Unicode MS" w:cs="Arial Unicode MS" w:hint="eastAsia"/>
          </w:rPr>
          <w:delText>主日學</w:delText>
        </w:r>
      </w:del>
      <w:ins w:id="157" w:author="Wang Ada" w:date="2023-08-13T14:44:00Z">
        <w:r w:rsidR="00A64016">
          <w:rPr>
            <w:rFonts w:ascii="Arial Unicode MS" w:eastAsia="Arial Unicode MS" w:hAnsi="Arial Unicode MS" w:cs="Arial Unicode MS" w:hint="eastAsia"/>
          </w:rPr>
          <w:t>事工</w:t>
        </w:r>
      </w:ins>
      <w:del w:id="158" w:author="Wang Ada" w:date="2023-08-13T14:44:00Z">
        <w:r w:rsidDel="00A64016">
          <w:rPr>
            <w:rFonts w:ascii="Arial Unicode MS" w:eastAsia="Arial Unicode MS" w:hAnsi="Arial Unicode MS" w:cs="Arial Unicode MS"/>
          </w:rPr>
          <w:delText>牧師</w:delText>
        </w:r>
      </w:del>
      <w:r>
        <w:rPr>
          <w:rFonts w:ascii="Arial Unicode MS" w:eastAsia="Arial Unicode MS" w:hAnsi="Arial Unicode MS" w:cs="Arial Unicode MS"/>
        </w:rPr>
        <w:t>這麼多年</w:t>
      </w:r>
      <w:del w:id="159" w:author="Wang Ada" w:date="2023-08-13T14:44:00Z">
        <w:r w:rsidDel="00A64016">
          <w:rPr>
            <w:rFonts w:ascii="Arial Unicode MS" w:eastAsia="Arial Unicode MS" w:hAnsi="Arial Unicode MS" w:cs="Arial Unicode MS" w:hint="eastAsia"/>
          </w:rPr>
          <w:delText>的經歷當中</w:delText>
        </w:r>
      </w:del>
      <w:ins w:id="160" w:author="Wang Ada" w:date="2023-08-13T14:44:00Z">
        <w:r w:rsidR="00A64016">
          <w:rPr>
            <w:rFonts w:ascii="Arial Unicode MS" w:eastAsia="Arial Unicode MS" w:hAnsi="Arial Unicode MS" w:cs="Arial Unicode MS" w:hint="eastAsia"/>
          </w:rPr>
          <w:t>來</w:t>
        </w:r>
      </w:ins>
      <w:r>
        <w:rPr>
          <w:rFonts w:ascii="Arial Unicode MS" w:eastAsia="Arial Unicode MS" w:hAnsi="Arial Unicode MS" w:cs="Arial Unicode MS"/>
        </w:rPr>
        <w:t>，從未見過如此大能而有力的</w:t>
      </w:r>
      <w:ins w:id="161" w:author="Wang Ada" w:date="2023-08-13T14:44:00Z">
        <w:r w:rsidR="00A64016">
          <w:rPr>
            <w:rFonts w:ascii="Arial Unicode MS" w:eastAsia="Arial Unicode MS" w:hAnsi="Arial Unicode MS" w:cs="Arial Unicode MS" w:hint="eastAsia"/>
          </w:rPr>
          <w:t>服事</w:t>
        </w:r>
      </w:ins>
      <w:r>
        <w:rPr>
          <w:rFonts w:ascii="Arial Unicode MS" w:eastAsia="Arial Unicode MS" w:hAnsi="Arial Unicode MS" w:cs="Arial Unicode MS"/>
        </w:rPr>
        <w:t>。父母和孩子們一起深刻</w:t>
      </w:r>
      <w:ins w:id="162" w:author="Wang Ada" w:date="2023-08-13T14:45:00Z">
        <w:r w:rsidR="00A64016">
          <w:rPr>
            <w:rFonts w:ascii="Arial Unicode MS" w:eastAsia="Arial Unicode MS" w:hAnsi="Arial Unicode MS" w:cs="Arial Unicode MS" w:hint="eastAsia"/>
          </w:rPr>
          <w:t>地</w:t>
        </w:r>
      </w:ins>
      <w:r>
        <w:rPr>
          <w:rFonts w:ascii="Arial Unicode MS" w:eastAsia="Arial Unicode MS" w:hAnsi="Arial Unicode MS" w:cs="Arial Unicode MS" w:hint="eastAsia"/>
        </w:rPr>
        <w:t>經</w:t>
      </w:r>
      <w:r>
        <w:rPr>
          <w:rFonts w:ascii="Arial Unicode MS" w:eastAsia="Arial Unicode MS" w:hAnsi="Arial Unicode MS" w:cs="Arial Unicode MS"/>
        </w:rPr>
        <w:t>歷到神。其中一個場次，孩子和家長們寫下自己的罪，以及任何因著罪而讓他們去錯誤定義自己的標籤和身份名稱，接著將紙帶上舞台，那裡擺放了十字架，將紙和上面所寫的ㄧ切放在十字架前。</w:t>
      </w:r>
    </w:p>
    <w:p w14:paraId="2FCC69E3" w14:textId="77777777" w:rsidR="00022013" w:rsidRDefault="00022013"/>
    <w:p w14:paraId="2FCC69E4" w14:textId="77777777" w:rsidR="00022013" w:rsidRDefault="00264048">
      <w:r>
        <w:rPr>
          <w:rFonts w:ascii="Arial Unicode MS" w:eastAsia="Arial Unicode MS" w:hAnsi="Arial Unicode MS" w:cs="Arial Unicode MS"/>
        </w:rPr>
        <w:lastRenderedPageBreak/>
        <w:t xml:space="preserve">        很快的，一位年幼的男孩被阿嬤帶來哭著走向我，透過翻譯員，告訴我他想要將生命交給耶穌，我向他解釋，當他將罪和錯誤的身份定義帶到十字架前，他就已經將生命交給耶穌了。我們花了一些時間為他禱告，神也在當下將祂的生命和愛傾倒在他身上。</w:t>
      </w:r>
    </w:p>
    <w:p w14:paraId="2FCC69E5" w14:textId="77777777" w:rsidR="00022013" w:rsidRDefault="00022013"/>
    <w:p w14:paraId="2FCC69E6" w14:textId="0CD417A5" w:rsidR="00022013" w:rsidRDefault="00264048">
      <w:r>
        <w:rPr>
          <w:rFonts w:ascii="Arial Unicode MS" w:eastAsia="Arial Unicode MS" w:hAnsi="Arial Unicode MS" w:cs="Arial Unicode MS"/>
        </w:rPr>
        <w:t xml:space="preserve">        在另一個關於</w:t>
      </w:r>
      <w:del w:id="163" w:author="Wang Ada" w:date="2023-08-13T14:45:00Z">
        <w:r w:rsidDel="00A64016">
          <w:rPr>
            <w:rFonts w:ascii="Arial Unicode MS" w:eastAsia="Arial Unicode MS" w:hAnsi="Arial Unicode MS" w:cs="Arial Unicode MS"/>
          </w:rPr>
          <w:delText>閱讀聖經</w:delText>
        </w:r>
      </w:del>
      <w:r>
        <w:rPr>
          <w:rFonts w:ascii="Arial Unicode MS" w:eastAsia="Arial Unicode MS" w:hAnsi="Arial Unicode MS" w:cs="Arial Unicode MS"/>
        </w:rPr>
        <w:t>如何</w:t>
      </w:r>
      <w:del w:id="164" w:author="Wang Ada" w:date="2023-08-13T14:46:00Z">
        <w:r w:rsidDel="00A64016">
          <w:rPr>
            <w:rFonts w:ascii="Arial Unicode MS" w:eastAsia="Arial Unicode MS" w:hAnsi="Arial Unicode MS" w:cs="Arial Unicode MS" w:hint="eastAsia"/>
          </w:rPr>
          <w:delText>用心去</w:delText>
        </w:r>
      </w:del>
      <w:ins w:id="165" w:author="Wang Ada" w:date="2023-08-13T14:46:00Z">
        <w:r w:rsidR="00A64016">
          <w:rPr>
            <w:rFonts w:ascii="Arial Unicode MS" w:eastAsia="Arial Unicode MS" w:hAnsi="Arial Unicode MS" w:cs="Arial Unicode MS" w:hint="eastAsia"/>
          </w:rPr>
          <w:t>全心投入</w:t>
        </w:r>
        <w:r w:rsidR="00A64016">
          <w:rPr>
            <w:rFonts w:ascii="Arial Unicode MS" w:eastAsia="Arial Unicode MS" w:hAnsi="Arial Unicode MS" w:cs="Arial Unicode MS"/>
          </w:rPr>
          <w:t>讀經</w:t>
        </w:r>
      </w:ins>
      <w:del w:id="166" w:author="Wang Ada" w:date="2023-08-13T14:46:00Z">
        <w:r w:rsidDel="00A64016">
          <w:rPr>
            <w:rFonts w:ascii="Arial Unicode MS" w:eastAsia="Arial Unicode MS" w:hAnsi="Arial Unicode MS" w:cs="Arial Unicode MS"/>
          </w:rPr>
          <w:delText>和神的話語交通</w:delText>
        </w:r>
      </w:del>
      <w:r>
        <w:rPr>
          <w:rFonts w:ascii="Arial Unicode MS" w:eastAsia="Arial Unicode MS" w:hAnsi="Arial Unicode MS" w:cs="Arial Unicode MS"/>
        </w:rPr>
        <w:t>的課程中，一位女孩在其他孩子們都去拿點心的時候，從頭到尾都</w:t>
      </w:r>
      <w:del w:id="167" w:author="Wang Ada" w:date="2023-08-13T14:46:00Z">
        <w:r w:rsidDel="00976260">
          <w:rPr>
            <w:rFonts w:ascii="Arial Unicode MS" w:eastAsia="Arial Unicode MS" w:hAnsi="Arial Unicode MS" w:cs="Arial Unicode MS"/>
          </w:rPr>
          <w:delText>留</w:delText>
        </w:r>
      </w:del>
      <w:r>
        <w:rPr>
          <w:rFonts w:ascii="Arial Unicode MS" w:eastAsia="Arial Unicode MS" w:hAnsi="Arial Unicode MS" w:cs="Arial Unicode MS"/>
        </w:rPr>
        <w:t>在地板上哭泣，我</w:t>
      </w:r>
      <w:ins w:id="168" w:author="Wang Ada" w:date="2023-08-13T14:47:00Z">
        <w:r w:rsidR="00976260">
          <w:rPr>
            <w:rFonts w:ascii="Arial Unicode MS" w:eastAsia="Arial Unicode MS" w:hAnsi="Arial Unicode MS" w:cs="Arial Unicode MS" w:hint="eastAsia"/>
          </w:rPr>
          <w:t>們</w:t>
        </w:r>
      </w:ins>
      <w:r>
        <w:rPr>
          <w:rFonts w:ascii="Arial Unicode MS" w:eastAsia="Arial Unicode MS" w:hAnsi="Arial Unicode MS" w:cs="Arial Unicode MS"/>
        </w:rPr>
        <w:t>問她發生了什麼事，她告訴我</w:t>
      </w:r>
      <w:ins w:id="169" w:author="Wang Ada" w:date="2023-08-13T14:47:00Z">
        <w:r w:rsidR="00976260">
          <w:rPr>
            <w:rFonts w:ascii="Arial Unicode MS" w:eastAsia="Arial Unicode MS" w:hAnsi="Arial Unicode MS" w:cs="Arial Unicode MS" w:hint="eastAsia"/>
          </w:rPr>
          <w:t>們</w:t>
        </w:r>
      </w:ins>
      <w:r>
        <w:rPr>
          <w:rFonts w:ascii="Arial Unicode MS" w:eastAsia="Arial Unicode MS" w:hAnsi="Arial Unicode MS" w:cs="Arial Unicode MS"/>
        </w:rPr>
        <w:t>她</w:t>
      </w:r>
      <w:del w:id="170" w:author="Wang Ada" w:date="2023-08-13T14:47:00Z">
        <w:r w:rsidDel="00976260">
          <w:rPr>
            <w:rFonts w:ascii="Arial Unicode MS" w:eastAsia="Arial Unicode MS" w:hAnsi="Arial Unicode MS" w:cs="Arial Unicode MS"/>
          </w:rPr>
          <w:delText>的狀態</w:delText>
        </w:r>
      </w:del>
      <w:r>
        <w:rPr>
          <w:rFonts w:ascii="Arial Unicode MS" w:eastAsia="Arial Unicode MS" w:hAnsi="Arial Unicode MS" w:cs="Arial Unicode MS"/>
        </w:rPr>
        <w:t>還無法去做下一件事情，因為她親眼看見並且聽見耶穌。這些家庭</w:t>
      </w:r>
      <w:del w:id="171" w:author="Wang Ada" w:date="2023-08-13T14:48:00Z">
        <w:r w:rsidDel="00976260">
          <w:rPr>
            <w:rFonts w:ascii="Arial Unicode MS" w:eastAsia="Arial Unicode MS" w:hAnsi="Arial Unicode MS" w:cs="Arial Unicode MS"/>
          </w:rPr>
          <w:delText>故事</w:delText>
        </w:r>
      </w:del>
      <w:r>
        <w:rPr>
          <w:rFonts w:ascii="Arial Unicode MS" w:eastAsia="Arial Unicode MS" w:hAnsi="Arial Unicode MS" w:cs="Arial Unicode MS"/>
        </w:rPr>
        <w:t>所</w:t>
      </w:r>
      <w:ins w:id="172" w:author="Wang Ada" w:date="2023-08-13T14:48:00Z">
        <w:r w:rsidR="00976260">
          <w:rPr>
            <w:rFonts w:ascii="Arial Unicode MS" w:eastAsia="Arial Unicode MS" w:hAnsi="Arial Unicode MS" w:cs="Arial Unicode MS" w:hint="eastAsia"/>
          </w:rPr>
          <w:t>經歷到</w:t>
        </w:r>
      </w:ins>
      <w:del w:id="173" w:author="Wang Ada" w:date="2023-08-13T14:48:00Z">
        <w:r w:rsidDel="00976260">
          <w:rPr>
            <w:rFonts w:ascii="Arial Unicode MS" w:eastAsia="Arial Unicode MS" w:hAnsi="Arial Unicode MS" w:cs="Arial Unicode MS"/>
          </w:rPr>
          <w:delText>帶來</w:delText>
        </w:r>
      </w:del>
      <w:r>
        <w:rPr>
          <w:rFonts w:ascii="Arial Unicode MS" w:eastAsia="Arial Unicode MS" w:hAnsi="Arial Unicode MS" w:cs="Arial Unicode MS"/>
        </w:rPr>
        <w:t>的淚水</w:t>
      </w:r>
      <w:ins w:id="174" w:author="Wang Ada" w:date="2023-08-13T14:48:00Z">
        <w:r w:rsidR="00976260">
          <w:rPr>
            <w:rFonts w:ascii="Arial Unicode MS" w:eastAsia="Arial Unicode MS" w:hAnsi="Arial Unicode MS" w:cs="Arial Unicode MS" w:hint="eastAsia"/>
          </w:rPr>
          <w:t>、</w:t>
        </w:r>
      </w:ins>
      <w:del w:id="175" w:author="Wang Ada" w:date="2023-08-13T14:48:00Z">
        <w:r w:rsidDel="00976260">
          <w:rPr>
            <w:rFonts w:ascii="Arial Unicode MS" w:eastAsia="Arial Unicode MS" w:hAnsi="Arial Unicode MS" w:cs="Arial Unicode MS"/>
          </w:rPr>
          <w:delText>和</w:delText>
        </w:r>
      </w:del>
      <w:r>
        <w:rPr>
          <w:rFonts w:ascii="Arial Unicode MS" w:eastAsia="Arial Unicode MS" w:hAnsi="Arial Unicode MS" w:cs="Arial Unicode MS"/>
        </w:rPr>
        <w:t>喜</w:t>
      </w:r>
      <w:del w:id="176" w:author="Wang Ada" w:date="2023-08-13T14:48:00Z">
        <w:r w:rsidDel="00976260">
          <w:rPr>
            <w:rFonts w:ascii="Arial Unicode MS" w:eastAsia="Arial Unicode MS" w:hAnsi="Arial Unicode MS" w:cs="Arial Unicode MS" w:hint="eastAsia"/>
          </w:rPr>
          <w:delText>悅</w:delText>
        </w:r>
      </w:del>
      <w:ins w:id="177" w:author="Wang Ada" w:date="2023-08-13T14:48:00Z">
        <w:r w:rsidR="00976260">
          <w:rPr>
            <w:rFonts w:ascii="Arial Unicode MS" w:eastAsia="Arial Unicode MS" w:hAnsi="Arial Unicode MS" w:cs="Arial Unicode MS" w:hint="eastAsia"/>
          </w:rPr>
          <w:t>樂和感恩</w:t>
        </w:r>
      </w:ins>
      <w:r>
        <w:rPr>
          <w:rFonts w:ascii="Arial Unicode MS" w:eastAsia="Arial Unicode MS" w:hAnsi="Arial Unicode MS" w:cs="Arial Unicode MS"/>
        </w:rPr>
        <w:t>，深深</w:t>
      </w:r>
      <w:del w:id="178" w:author="Wang Ada" w:date="2023-08-13T14:48:00Z">
        <w:r w:rsidDel="00976260">
          <w:rPr>
            <w:rFonts w:ascii="Arial Unicode MS" w:eastAsia="Arial Unicode MS" w:hAnsi="Arial Unicode MS" w:cs="Arial Unicode MS" w:hint="eastAsia"/>
          </w:rPr>
          <w:delText>的</w:delText>
        </w:r>
      </w:del>
      <w:ins w:id="179" w:author="Wang Ada" w:date="2023-08-13T14:48:00Z">
        <w:r w:rsidR="00976260">
          <w:rPr>
            <w:rFonts w:ascii="Arial Unicode MS" w:eastAsia="Arial Unicode MS" w:hAnsi="Arial Unicode MS" w:cs="Arial Unicode MS" w:hint="eastAsia"/>
          </w:rPr>
          <w:t>地</w:t>
        </w:r>
      </w:ins>
      <w:r>
        <w:rPr>
          <w:rFonts w:ascii="Arial Unicode MS" w:eastAsia="Arial Unicode MS" w:hAnsi="Arial Unicode MS" w:cs="Arial Unicode MS"/>
        </w:rPr>
        <w:t>使我</w:t>
      </w:r>
      <w:del w:id="180" w:author="Wang Ada" w:date="2023-08-13T14:48:00Z">
        <w:r w:rsidDel="00976260">
          <w:rPr>
            <w:rFonts w:ascii="Arial Unicode MS" w:eastAsia="Arial Unicode MS" w:hAnsi="Arial Unicode MS" w:cs="Arial Unicode MS"/>
          </w:rPr>
          <w:delText>驚嘆，直達</w:delText>
        </w:r>
      </w:del>
      <w:r>
        <w:rPr>
          <w:rFonts w:ascii="Arial Unicode MS" w:eastAsia="Arial Unicode MS" w:hAnsi="Arial Unicode MS" w:cs="Arial Unicode MS"/>
        </w:rPr>
        <w:t>內心</w:t>
      </w:r>
      <w:ins w:id="181" w:author="Wang Ada" w:date="2023-08-13T14:48:00Z">
        <w:r w:rsidR="00976260">
          <w:rPr>
            <w:rFonts w:ascii="Arial Unicode MS" w:eastAsia="Arial Unicode MS" w:hAnsi="Arial Unicode MS" w:cs="Arial Unicode MS" w:hint="eastAsia"/>
          </w:rPr>
          <w:t>震撼不已</w:t>
        </w:r>
      </w:ins>
      <w:r>
        <w:rPr>
          <w:rFonts w:ascii="Arial Unicode MS" w:eastAsia="Arial Unicode MS" w:hAnsi="Arial Unicode MS" w:cs="Arial Unicode MS"/>
        </w:rPr>
        <w:t>。</w:t>
      </w:r>
    </w:p>
    <w:p w14:paraId="2FCC69E7" w14:textId="77777777" w:rsidR="00022013" w:rsidRDefault="00022013"/>
    <w:p w14:paraId="2FCC69E8" w14:textId="1C609EC7" w:rsidR="00022013" w:rsidRDefault="00264048">
      <w:r>
        <w:rPr>
          <w:rFonts w:ascii="Arial Unicode MS" w:eastAsia="Arial Unicode MS" w:hAnsi="Arial Unicode MS" w:cs="Arial Unicode MS"/>
        </w:rPr>
        <w:t xml:space="preserve">        </w:t>
      </w:r>
      <w:ins w:id="182" w:author="Wang Ada" w:date="2023-08-13T14:48:00Z">
        <w:r w:rsidR="00976260">
          <w:rPr>
            <w:rFonts w:ascii="Arial Unicode MS" w:eastAsia="Arial Unicode MS" w:hAnsi="Arial Unicode MS" w:cs="Arial Unicode MS" w:hint="eastAsia"/>
          </w:rPr>
          <w:t>搭</w:t>
        </w:r>
      </w:ins>
      <w:r>
        <w:rPr>
          <w:rFonts w:ascii="Arial Unicode MS" w:eastAsia="Arial Unicode MS" w:hAnsi="Arial Unicode MS" w:cs="Arial Unicode MS"/>
        </w:rPr>
        <w:t>飛</w:t>
      </w:r>
      <w:ins w:id="183" w:author="Wang Ada" w:date="2023-08-13T14:48:00Z">
        <w:r w:rsidR="00976260">
          <w:rPr>
            <w:rFonts w:ascii="Arial Unicode MS" w:eastAsia="Arial Unicode MS" w:hAnsi="Arial Unicode MS" w:cs="Arial Unicode MS" w:hint="eastAsia"/>
          </w:rPr>
          <w:t>機</w:t>
        </w:r>
      </w:ins>
      <w:r>
        <w:rPr>
          <w:rFonts w:ascii="Arial Unicode MS" w:eastAsia="Arial Unicode MS" w:hAnsi="Arial Unicode MS" w:cs="Arial Unicode MS"/>
        </w:rPr>
        <w:t>回家的路上，我腦海閃過一個對於</w:t>
      </w:r>
      <w:del w:id="184" w:author="Wang Ada" w:date="2023-08-13T14:49:00Z">
        <w:r w:rsidDel="00976260">
          <w:rPr>
            <w:rFonts w:ascii="Arial Unicode MS" w:eastAsia="Arial Unicode MS" w:hAnsi="Arial Unicode MS" w:cs="Arial Unicode MS" w:hint="eastAsia"/>
          </w:rPr>
          <w:delText>主日學牧師</w:delText>
        </w:r>
      </w:del>
      <w:ins w:id="185" w:author="Wang Ada" w:date="2023-08-13T14:49:00Z">
        <w:r w:rsidR="00976260">
          <w:rPr>
            <w:rFonts w:ascii="Arial Unicode MS" w:eastAsia="Arial Unicode MS" w:hAnsi="Arial Unicode MS" w:cs="Arial Unicode MS" w:hint="eastAsia"/>
          </w:rPr>
          <w:t>兒童事工</w:t>
        </w:r>
      </w:ins>
      <w:r>
        <w:rPr>
          <w:rFonts w:ascii="Arial Unicode MS" w:eastAsia="Arial Unicode MS" w:hAnsi="Arial Unicode MS" w:cs="Arial Unicode MS"/>
        </w:rPr>
        <w:t>幾乎像是謊言的想法，</w:t>
      </w:r>
      <w:r w:rsidRPr="00976260">
        <w:rPr>
          <w:rFonts w:ascii="Arial Unicode MS" w:eastAsia="Arial Unicode MS" w:hAnsi="Arial Unicode MS" w:cs="Arial Unicode MS"/>
          <w:b/>
          <w:bCs/>
          <w:rPrChange w:id="186" w:author="Wang Ada" w:date="2023-08-13T14:49:00Z">
            <w:rPr>
              <w:rFonts w:ascii="Arial Unicode MS" w:eastAsia="Arial Unicode MS" w:hAnsi="Arial Unicode MS" w:cs="Arial Unicode MS"/>
            </w:rPr>
          </w:rPrChange>
        </w:rPr>
        <w:t>我不確定自己是否能夠繼續相信</w:t>
      </w:r>
      <w:del w:id="187" w:author="Wang Ada" w:date="2023-08-13T14:49:00Z">
        <w:r w:rsidRPr="00976260" w:rsidDel="00976260">
          <w:rPr>
            <w:rFonts w:ascii="Arial Unicode MS" w:eastAsia="Arial Unicode MS" w:hAnsi="Arial Unicode MS" w:cs="Arial Unicode MS"/>
            <w:b/>
            <w:bCs/>
            <w:rPrChange w:id="188" w:author="Wang Ada" w:date="2023-08-13T14:49:00Z">
              <w:rPr>
                <w:rFonts w:ascii="Arial Unicode MS" w:eastAsia="Arial Unicode MS" w:hAnsi="Arial Unicode MS" w:cs="Arial Unicode MS"/>
              </w:rPr>
            </w:rPrChange>
          </w:rPr>
          <w:delText>只有兒童的</w:delText>
        </w:r>
      </w:del>
      <w:r w:rsidRPr="00976260">
        <w:rPr>
          <w:rFonts w:ascii="Arial Unicode MS" w:eastAsia="Arial Unicode MS" w:hAnsi="Arial Unicode MS" w:cs="Arial Unicode MS"/>
          <w:b/>
          <w:bCs/>
          <w:rPrChange w:id="189" w:author="Wang Ada" w:date="2023-08-13T14:49:00Z">
            <w:rPr>
              <w:rFonts w:ascii="Arial Unicode MS" w:eastAsia="Arial Unicode MS" w:hAnsi="Arial Unicode MS" w:cs="Arial Unicode MS"/>
            </w:rPr>
          </w:rPrChange>
        </w:rPr>
        <w:t>兒童事工</w:t>
      </w:r>
      <w:ins w:id="190" w:author="Wang Ada" w:date="2023-08-13T14:49:00Z">
        <w:r w:rsidR="00976260">
          <w:rPr>
            <w:rFonts w:ascii="Arial Unicode MS" w:eastAsia="Arial Unicode MS" w:hAnsi="Arial Unicode MS" w:cs="Arial Unicode MS" w:hint="eastAsia"/>
            <w:b/>
            <w:bCs/>
          </w:rPr>
          <w:t>的這個</w:t>
        </w:r>
      </w:ins>
      <w:r w:rsidRPr="00976260">
        <w:rPr>
          <w:rFonts w:ascii="Arial Unicode MS" w:eastAsia="Arial Unicode MS" w:hAnsi="Arial Unicode MS" w:cs="Arial Unicode MS"/>
          <w:b/>
          <w:bCs/>
          <w:rPrChange w:id="191" w:author="Wang Ada" w:date="2023-08-13T14:49:00Z">
            <w:rPr>
              <w:rFonts w:ascii="Arial Unicode MS" w:eastAsia="Arial Unicode MS" w:hAnsi="Arial Unicode MS" w:cs="Arial Unicode MS"/>
            </w:rPr>
          </w:rPrChange>
        </w:rPr>
        <w:t>體</w:t>
      </w:r>
      <w:del w:id="192" w:author="Wang Ada" w:date="2023-08-13T14:49:00Z">
        <w:r w:rsidRPr="00976260" w:rsidDel="00976260">
          <w:rPr>
            <w:rFonts w:ascii="Arial Unicode MS" w:eastAsia="Arial Unicode MS" w:hAnsi="Arial Unicode MS" w:cs="Arial Unicode MS"/>
            <w:b/>
            <w:bCs/>
            <w:rPrChange w:id="193" w:author="Wang Ada" w:date="2023-08-13T14:49:00Z">
              <w:rPr>
                <w:rFonts w:ascii="Arial Unicode MS" w:eastAsia="Arial Unicode MS" w:hAnsi="Arial Unicode MS" w:cs="Arial Unicode MS"/>
              </w:rPr>
            </w:rPrChange>
          </w:rPr>
          <w:delText>系</w:delText>
        </w:r>
      </w:del>
      <w:ins w:id="194" w:author="Wang Ada" w:date="2023-08-13T14:49:00Z">
        <w:r w:rsidR="00976260">
          <w:rPr>
            <w:rFonts w:ascii="Arial Unicode MS" w:eastAsia="Arial Unicode MS" w:hAnsi="Arial Unicode MS" w:cs="Arial Unicode MS" w:hint="eastAsia"/>
            <w:b/>
            <w:bCs/>
          </w:rPr>
          <w:t>制</w:t>
        </w:r>
      </w:ins>
      <w:r w:rsidRPr="00976260">
        <w:rPr>
          <w:rFonts w:ascii="Arial Unicode MS" w:eastAsia="Arial Unicode MS" w:hAnsi="Arial Unicode MS" w:cs="Arial Unicode MS"/>
          <w:b/>
          <w:bCs/>
          <w:rPrChange w:id="195" w:author="Wang Ada" w:date="2023-08-13T14:49:00Z">
            <w:rPr>
              <w:rFonts w:ascii="Arial Unicode MS" w:eastAsia="Arial Unicode MS" w:hAnsi="Arial Unicode MS" w:cs="Arial Unicode MS"/>
            </w:rPr>
          </w:rPrChange>
        </w:rPr>
        <w:t>了</w:t>
      </w:r>
      <w:r>
        <w:rPr>
          <w:rFonts w:ascii="Arial Unicode MS" w:eastAsia="Arial Unicode MS" w:hAnsi="Arial Unicode MS" w:cs="Arial Unicode MS"/>
        </w:rPr>
        <w:t>。當我克服對於這個念頭的衝擊後，我開始思考</w:t>
      </w:r>
      <w:ins w:id="196" w:author="Wang Ada" w:date="2023-08-13T14:50:00Z">
        <w:r w:rsidR="0045592B">
          <w:rPr>
            <w:rFonts w:ascii="Arial Unicode MS" w:eastAsia="Arial Unicode MS" w:hAnsi="Arial Unicode MS" w:cs="Arial Unicode MS" w:hint="eastAsia"/>
          </w:rPr>
          <w:t>自己</w:t>
        </w:r>
      </w:ins>
      <w:del w:id="197" w:author="Wang Ada" w:date="2023-08-13T14:50:00Z">
        <w:r w:rsidDel="0045592B">
          <w:rPr>
            <w:rFonts w:ascii="Arial Unicode MS" w:eastAsia="Arial Unicode MS" w:hAnsi="Arial Unicode MS" w:cs="Arial Unicode MS"/>
          </w:rPr>
          <w:delText>我</w:delText>
        </w:r>
      </w:del>
      <w:r>
        <w:rPr>
          <w:rFonts w:ascii="Arial Unicode MS" w:eastAsia="Arial Unicode MS" w:hAnsi="Arial Unicode MS" w:cs="Arial Unicode MS"/>
        </w:rPr>
        <w:t>是</w:t>
      </w:r>
      <w:del w:id="198" w:author="Wang Ada" w:date="2023-08-13T14:50:00Z">
        <w:r w:rsidDel="0045592B">
          <w:rPr>
            <w:rFonts w:ascii="Arial Unicode MS" w:eastAsia="Arial Unicode MS" w:hAnsi="Arial Unicode MS" w:cs="Arial Unicode MS"/>
          </w:rPr>
          <w:delText>如何以及</w:delText>
        </w:r>
      </w:del>
      <w:r>
        <w:rPr>
          <w:rFonts w:ascii="Arial Unicode MS" w:eastAsia="Arial Unicode MS" w:hAnsi="Arial Unicode MS" w:cs="Arial Unicode MS"/>
        </w:rPr>
        <w:t>為什麼</w:t>
      </w:r>
      <w:ins w:id="199" w:author="Wang Ada" w:date="2023-08-13T14:50:00Z">
        <w:r w:rsidR="0045592B">
          <w:rPr>
            <w:rFonts w:ascii="Arial Unicode MS" w:eastAsia="Arial Unicode MS" w:hAnsi="Arial Unicode MS" w:cs="Arial Unicode MS" w:hint="eastAsia"/>
          </w:rPr>
          <w:t>以及怎</w:t>
        </w:r>
      </w:ins>
      <w:ins w:id="200" w:author="Microsoft 帳戶" w:date="2023-09-21T02:09:00Z">
        <w:r w:rsidR="00CB0809">
          <w:rPr>
            <w:rFonts w:ascii="Arial Unicode MS" w:eastAsia="Arial Unicode MS" w:hAnsi="Arial Unicode MS" w:cs="Arial Unicode MS"/>
          </w:rPr>
          <w:t>麼</w:t>
        </w:r>
      </w:ins>
      <w:ins w:id="201" w:author="Wang Ada" w:date="2023-08-13T14:50:00Z">
        <w:del w:id="202" w:author="Microsoft 帳戶" w:date="2023-09-21T02:09:00Z">
          <w:r w:rsidR="0045592B" w:rsidDel="00CB0809">
            <w:rPr>
              <w:rFonts w:ascii="Arial Unicode MS" w:eastAsia="Arial Unicode MS" w:hAnsi="Arial Unicode MS" w:cs="Arial Unicode MS" w:hint="eastAsia"/>
            </w:rPr>
            <w:delText>冃</w:delText>
          </w:r>
        </w:del>
      </w:ins>
      <w:r>
        <w:rPr>
          <w:rFonts w:ascii="Arial Unicode MS" w:eastAsia="Arial Unicode MS" w:hAnsi="Arial Unicode MS" w:cs="Arial Unicode MS"/>
        </w:rPr>
        <w:t>會有這樣的想法。在多年的事奉當中，我第一次經歷到一些重要的真理。其中一個是神的工作首先應該在家中被實現，家才是孩子們應該經常遇見耶穌的地方</w:t>
      </w:r>
      <w:del w:id="203" w:author="Wang Ada" w:date="2023-08-13T14:50:00Z">
        <w:r w:rsidDel="00B24F92">
          <w:rPr>
            <w:rFonts w:ascii="Arial Unicode MS" w:eastAsia="Arial Unicode MS" w:hAnsi="Arial Unicode MS" w:cs="Arial Unicode MS" w:hint="eastAsia"/>
          </w:rPr>
          <w:delText xml:space="preserve">; </w:delText>
        </w:r>
      </w:del>
      <w:ins w:id="204" w:author="Wang Ada" w:date="2023-08-13T14:50:00Z">
        <w:r w:rsidR="00B24F92">
          <w:rPr>
            <w:rFonts w:ascii="Arial Unicode MS" w:eastAsia="Arial Unicode MS" w:hAnsi="Arial Unicode MS" w:cs="Arial Unicode MS" w:hint="eastAsia"/>
          </w:rPr>
          <w:t>；</w:t>
        </w:r>
      </w:ins>
      <w:r>
        <w:rPr>
          <w:rFonts w:ascii="Arial Unicode MS" w:eastAsia="Arial Unicode MS" w:hAnsi="Arial Unicode MS" w:cs="Arial Unicode MS"/>
        </w:rPr>
        <w:t>另一個則是家長應該成為孩子們的第一個牧者，長期以來我們花很多精力培訓領袖，卻沒有充分去教導和訓練到最重要的</w:t>
      </w:r>
      <w:del w:id="205" w:author="Wang Ada" w:date="2023-08-13T14:51:00Z">
        <w:r w:rsidDel="00C2590C">
          <w:rPr>
            <w:rFonts w:ascii="Arial Unicode MS" w:eastAsia="Arial Unicode MS" w:hAnsi="Arial Unicode MS" w:cs="Arial Unicode MS" w:hint="eastAsia"/>
          </w:rPr>
          <w:delText>一</w:delText>
        </w:r>
      </w:del>
      <w:ins w:id="206" w:author="Wang Ada" w:date="2023-08-13T14:51:00Z">
        <w:r w:rsidR="00C2590C">
          <w:rPr>
            <w:rFonts w:ascii="Arial Unicode MS" w:eastAsia="Arial Unicode MS" w:hAnsi="Arial Unicode MS" w:cs="Arial Unicode MS" w:hint="eastAsia"/>
          </w:rPr>
          <w:t>那</w:t>
        </w:r>
      </w:ins>
      <w:r>
        <w:rPr>
          <w:rFonts w:ascii="Arial Unicode MS" w:eastAsia="Arial Unicode MS" w:hAnsi="Arial Unicode MS" w:cs="Arial Unicode MS"/>
        </w:rPr>
        <w:t>群領袖。</w:t>
      </w:r>
    </w:p>
    <w:p w14:paraId="2FCC69E9" w14:textId="77777777" w:rsidR="00022013" w:rsidRDefault="00022013"/>
    <w:p w14:paraId="2FCC69EA" w14:textId="098CD292" w:rsidR="00022013" w:rsidRDefault="00264048">
      <w:r>
        <w:rPr>
          <w:rFonts w:ascii="Arial Unicode MS" w:eastAsia="Arial Unicode MS" w:hAnsi="Arial Unicode MS" w:cs="Arial Unicode MS"/>
        </w:rPr>
        <w:t xml:space="preserve">        我花了好多年透過熱情和使命去溝通，改變眾教會對於兒童事工的想法 ，不僅僅是去當保姆，而是要教導和訓練孩子。我飛到各地教導和</w:t>
      </w:r>
      <w:del w:id="207" w:author="Microsoft 帳戶" w:date="2023-09-21T05:03:00Z">
        <w:r w:rsidDel="002F0F6A">
          <w:rPr>
            <w:rFonts w:ascii="Arial Unicode MS" w:eastAsia="Arial Unicode MS" w:hAnsi="Arial Unicode MS" w:cs="Arial Unicode MS"/>
          </w:rPr>
          <w:delText>宣</w:delText>
        </w:r>
      </w:del>
      <w:ins w:id="208" w:author="Microsoft 帳戶" w:date="2023-09-21T05:03:00Z">
        <w:r w:rsidR="002F0F6A">
          <w:rPr>
            <w:rFonts w:ascii="Arial Unicode MS" w:eastAsia="Arial Unicode MS" w:hAnsi="Arial Unicode MS" w:cs="Arial Unicode MS"/>
          </w:rPr>
          <w:t>傳遞</w:t>
        </w:r>
      </w:ins>
      <w:del w:id="209" w:author="Microsoft 帳戶" w:date="2023-09-21T05:03:00Z">
        <w:r w:rsidDel="002F0F6A">
          <w:rPr>
            <w:rFonts w:ascii="Arial Unicode MS" w:eastAsia="Arial Unicode MS" w:hAnsi="Arial Unicode MS" w:cs="Arial Unicode MS"/>
          </w:rPr>
          <w:delText>傳</w:delText>
        </w:r>
      </w:del>
      <w:r>
        <w:rPr>
          <w:rFonts w:ascii="Arial Unicode MS" w:eastAsia="Arial Unicode MS" w:hAnsi="Arial Unicode MS" w:cs="Arial Unicode MS"/>
        </w:rPr>
        <w:t>這樣的理念  — 而現在輪到我</w:t>
      </w:r>
      <w:r>
        <w:rPr>
          <w:rFonts w:ascii="Arial Unicode MS" w:eastAsia="Arial Unicode MS" w:hAnsi="Arial Unicode MS" w:cs="Arial Unicode MS" w:hint="eastAsia"/>
        </w:rPr>
        <w:t>需</w:t>
      </w:r>
      <w:r>
        <w:rPr>
          <w:rFonts w:ascii="Arial Unicode MS" w:eastAsia="Arial Unicode MS" w:hAnsi="Arial Unicode MS" w:cs="Arial Unicode MS"/>
        </w:rPr>
        <w:t>要去轉換</w:t>
      </w:r>
      <w:ins w:id="210" w:author="Wang Ada" w:date="2023-08-13T14:52:00Z">
        <w:r w:rsidR="009A7851">
          <w:rPr>
            <w:rFonts w:ascii="Arial Unicode MS" w:eastAsia="Arial Unicode MS" w:hAnsi="Arial Unicode MS" w:cs="Arial Unicode MS" w:hint="eastAsia"/>
          </w:rPr>
          <w:t>我個人的觀點</w:t>
        </w:r>
      </w:ins>
      <w:del w:id="211" w:author="Wang Ada" w:date="2023-08-13T14:52:00Z">
        <w:r w:rsidDel="009A7851">
          <w:rPr>
            <w:rFonts w:ascii="Arial Unicode MS" w:eastAsia="Arial Unicode MS" w:hAnsi="Arial Unicode MS" w:cs="Arial Unicode MS"/>
          </w:rPr>
          <w:delText>想法</w:delText>
        </w:r>
      </w:del>
      <w:r>
        <w:rPr>
          <w:rFonts w:ascii="Arial Unicode MS" w:eastAsia="Arial Unicode MS" w:hAnsi="Arial Unicode MS" w:cs="Arial Unicode MS"/>
        </w:rPr>
        <w:t>了。</w:t>
      </w:r>
    </w:p>
    <w:p w14:paraId="2FCC69EB" w14:textId="77777777" w:rsidR="00022013" w:rsidRDefault="00022013"/>
    <w:p w14:paraId="2FCC69EC" w14:textId="4D8C06E6" w:rsidR="00022013" w:rsidRDefault="00264048">
      <w:r>
        <w:rPr>
          <w:rFonts w:ascii="Arial Unicode MS" w:eastAsia="Arial Unicode MS" w:hAnsi="Arial Unicode MS" w:cs="Arial Unicode MS"/>
        </w:rPr>
        <w:t xml:space="preserve">        神持續在向我展示關於這個啟示的一切，有一天當我在運動用品店看弓和弓箭的用</w:t>
      </w:r>
      <w:ins w:id="212" w:author="Microsoft 帳戶" w:date="2023-09-21T05:03:00Z">
        <w:r w:rsidR="00181CB6">
          <w:rPr>
            <w:rFonts w:ascii="Arial Unicode MS" w:eastAsia="Arial Unicode MS" w:hAnsi="Arial Unicode MS" w:cs="Arial Unicode MS"/>
          </w:rPr>
          <w:t>品</w:t>
        </w:r>
      </w:ins>
      <w:del w:id="213" w:author="Microsoft 帳戶" w:date="2023-09-21T05:03:00Z">
        <w:r w:rsidDel="00181CB6">
          <w:rPr>
            <w:rFonts w:ascii="Arial Unicode MS" w:eastAsia="Arial Unicode MS" w:hAnsi="Arial Unicode MS" w:cs="Arial Unicode MS"/>
          </w:rPr>
          <w:delText>具</w:delText>
        </w:r>
      </w:del>
      <w:r>
        <w:rPr>
          <w:rFonts w:ascii="Arial Unicode MS" w:eastAsia="Arial Unicode MS" w:hAnsi="Arial Unicode MS" w:cs="Arial Unicode MS"/>
        </w:rPr>
        <w:t>時，一句經文浮現在我的腦海：「兒女是耶和華所賜的產業，所懷的胎是</w:t>
      </w:r>
      <w:ins w:id="214" w:author="Wang Ada" w:date="2023-08-13T14:52:00Z">
        <w:r w:rsidR="00083445">
          <w:rPr>
            <w:rFonts w:ascii="Arial Unicode MS" w:eastAsia="Arial Unicode MS" w:hAnsi="Arial Unicode MS" w:cs="Arial Unicode MS" w:hint="eastAsia"/>
          </w:rPr>
          <w:t>祂</w:t>
        </w:r>
      </w:ins>
      <w:del w:id="215" w:author="Wang Ada" w:date="2023-08-13T14:52:00Z">
        <w:r w:rsidDel="00083445">
          <w:rPr>
            <w:rFonts w:ascii="Arial Unicode MS" w:eastAsia="Arial Unicode MS" w:hAnsi="Arial Unicode MS" w:cs="Arial Unicode MS"/>
          </w:rPr>
          <w:delText>他</w:delText>
        </w:r>
      </w:del>
      <w:r>
        <w:rPr>
          <w:rFonts w:ascii="Arial Unicode MS" w:eastAsia="Arial Unicode MS" w:hAnsi="Arial Unicode MS" w:cs="Arial Unicode MS"/>
        </w:rPr>
        <w:t>所給的賞賜。少年時所生的兒女，好像勇士手中的箭。箭袋充滿的人便為有福。」（詩篇 127:3-</w:t>
      </w:r>
      <w:commentRangeStart w:id="216"/>
      <w:r>
        <w:rPr>
          <w:rFonts w:ascii="Arial Unicode MS" w:eastAsia="Arial Unicode MS" w:hAnsi="Arial Unicode MS" w:cs="Arial Unicode MS"/>
        </w:rPr>
        <w:t>5</w:t>
      </w:r>
      <w:commentRangeEnd w:id="216"/>
      <w:r w:rsidR="00B70D73">
        <w:rPr>
          <w:rStyle w:val="a6"/>
        </w:rPr>
        <w:commentReference w:id="216"/>
      </w:r>
      <w:del w:id="217" w:author="Wang Ada" w:date="2023-08-13T14:52:00Z">
        <w:r w:rsidDel="00B70D73">
          <w:rPr>
            <w:rFonts w:ascii="Arial Unicode MS" w:eastAsia="Arial Unicode MS" w:hAnsi="Arial Unicode MS" w:cs="Arial Unicode MS"/>
          </w:rPr>
          <w:delText xml:space="preserve"> 新標點和合本譯本</w:delText>
        </w:r>
      </w:del>
      <w:r>
        <w:rPr>
          <w:rFonts w:ascii="Arial Unicode MS" w:eastAsia="Arial Unicode MS" w:hAnsi="Arial Unicode MS" w:cs="Arial Unicode MS"/>
        </w:rPr>
        <w:t>），神說</w:t>
      </w:r>
      <w:del w:id="218" w:author="Wang Ada" w:date="2023-08-13T14:55:00Z">
        <w:r w:rsidDel="00B70D73">
          <w:rPr>
            <w:rFonts w:ascii="Arial Unicode MS" w:eastAsia="Arial Unicode MS" w:hAnsi="Arial Unicode MS" w:cs="Arial Unicode MS" w:hint="eastAsia"/>
          </w:rPr>
          <w:delText>只要</w:delText>
        </w:r>
      </w:del>
      <w:ins w:id="219" w:author="Wang Ada" w:date="2023-08-13T14:55:00Z">
        <w:r w:rsidR="00B70D73">
          <w:rPr>
            <w:rFonts w:ascii="Arial Unicode MS" w:eastAsia="Arial Unicode MS" w:hAnsi="Arial Unicode MS" w:cs="Arial Unicode MS" w:hint="eastAsia"/>
          </w:rPr>
          <w:t>如果</w:t>
        </w:r>
      </w:ins>
      <w:del w:id="220" w:author="Wang Ada" w:date="2023-08-13T14:55:00Z">
        <w:r w:rsidDel="00B70D73">
          <w:rPr>
            <w:rFonts w:ascii="Arial Unicode MS" w:eastAsia="Arial Unicode MS" w:hAnsi="Arial Unicode MS" w:cs="Arial Unicode MS"/>
          </w:rPr>
          <w:delText>我</w:delText>
        </w:r>
      </w:del>
      <w:r>
        <w:rPr>
          <w:rFonts w:ascii="Arial Unicode MS" w:eastAsia="Arial Unicode MS" w:hAnsi="Arial Unicode MS" w:cs="Arial Unicode MS"/>
        </w:rPr>
        <w:t>想要</w:t>
      </w:r>
      <w:ins w:id="221" w:author="Wang Ada" w:date="2023-08-13T14:55:00Z">
        <w:r w:rsidR="00B70D73">
          <w:rPr>
            <w:rFonts w:ascii="Arial Unicode MS" w:eastAsia="Arial Unicode MS" w:hAnsi="Arial Unicode MS" w:cs="Arial Unicode MS" w:hint="eastAsia"/>
          </w:rPr>
          <w:t>的話</w:t>
        </w:r>
      </w:ins>
      <w:r>
        <w:rPr>
          <w:rFonts w:ascii="Arial Unicode MS" w:eastAsia="Arial Unicode MS" w:hAnsi="Arial Unicode MS" w:cs="Arial Unicode MS"/>
        </w:rPr>
        <w:t>，我可以拿起一袋弓箭去櫃檯結帳，它們既筆直又鋒利，只要花五十美元，我就能帶回家了。</w:t>
      </w:r>
    </w:p>
    <w:p w14:paraId="2FCC69ED" w14:textId="77777777" w:rsidR="00022013" w:rsidRDefault="00022013"/>
    <w:p w14:paraId="2FCC69EE" w14:textId="0C3047CA" w:rsidR="00022013" w:rsidRDefault="00264048">
      <w:r>
        <w:rPr>
          <w:rFonts w:ascii="Arial Unicode MS" w:eastAsia="Arial Unicode MS" w:hAnsi="Arial Unicode MS" w:cs="Arial Unicode MS"/>
        </w:rPr>
        <w:t xml:space="preserve">        神幫助我認知到，我一直將教會視為一家運動用品店，而兒童事工就像是賣弓箭的</w:t>
      </w:r>
      <w:ins w:id="222" w:author="Wang Ada" w:date="2023-08-13T14:54:00Z">
        <w:r w:rsidR="00B70D73">
          <w:rPr>
            <w:rFonts w:ascii="Arial Unicode MS" w:eastAsia="Arial Unicode MS" w:hAnsi="Arial Unicode MS" w:cs="Arial Unicode MS" w:hint="eastAsia"/>
          </w:rPr>
          <w:t>其中一</w:t>
        </w:r>
      </w:ins>
      <w:del w:id="223" w:author="Wang Ada" w:date="2023-08-13T14:54:00Z">
        <w:r w:rsidDel="00B70D73">
          <w:rPr>
            <w:rFonts w:ascii="Arial Unicode MS" w:eastAsia="Arial Unicode MS" w:hAnsi="Arial Unicode MS" w:cs="Arial Unicode MS"/>
          </w:rPr>
          <w:delText>分</w:delText>
        </w:r>
      </w:del>
      <w:r>
        <w:rPr>
          <w:rFonts w:ascii="Arial Unicode MS" w:eastAsia="Arial Unicode MS" w:hAnsi="Arial Unicode MS" w:cs="Arial Unicode MS"/>
        </w:rPr>
        <w:t>區。我一直認為如果爸媽將孩子送來，並且十一奉獻，那麼剩下的就是兒童事工團隊的責任去</w:t>
      </w:r>
      <w:ins w:id="224" w:author="Wang Ada" w:date="2023-08-13T14:55:00Z">
        <w:r w:rsidR="00B70D73">
          <w:rPr>
            <w:rFonts w:ascii="Arial Unicode MS" w:eastAsia="Arial Unicode MS" w:hAnsi="Arial Unicode MS" w:cs="Arial Unicode MS" w:hint="eastAsia"/>
          </w:rPr>
          <w:t>磨亮</w:t>
        </w:r>
      </w:ins>
      <w:del w:id="225" w:author="Wang Ada" w:date="2023-08-13T14:55:00Z">
        <w:r w:rsidDel="00B70D73">
          <w:rPr>
            <w:rFonts w:ascii="Arial Unicode MS" w:eastAsia="Arial Unicode MS" w:hAnsi="Arial Unicode MS" w:cs="Arial Unicode MS"/>
          </w:rPr>
          <w:delText>打磨</w:delText>
        </w:r>
      </w:del>
      <w:r>
        <w:rPr>
          <w:rFonts w:ascii="Arial Unicode MS" w:eastAsia="Arial Unicode MS" w:hAnsi="Arial Unicode MS" w:cs="Arial Unicode MS"/>
        </w:rPr>
        <w:t>這些「箭」（孩子），使</w:t>
      </w:r>
      <w:del w:id="226" w:author="Wang Ada" w:date="2023-08-13T14:56:00Z">
        <w:r w:rsidDel="0088701B">
          <w:rPr>
            <w:rFonts w:ascii="Arial Unicode MS" w:eastAsia="Arial Unicode MS" w:hAnsi="Arial Unicode MS" w:cs="Arial Unicode MS" w:hint="eastAsia"/>
          </w:rPr>
          <w:delText>它</w:delText>
        </w:r>
      </w:del>
      <w:ins w:id="227" w:author="Wang Ada" w:date="2023-08-13T14:56:00Z">
        <w:r w:rsidR="0088701B">
          <w:rPr>
            <w:rFonts w:ascii="Arial Unicode MS" w:eastAsia="Arial Unicode MS" w:hAnsi="Arial Unicode MS" w:cs="Arial Unicode MS" w:hint="eastAsia"/>
          </w:rPr>
          <w:t>他</w:t>
        </w:r>
      </w:ins>
      <w:r>
        <w:rPr>
          <w:rFonts w:ascii="Arial Unicode MS" w:eastAsia="Arial Unicode MS" w:hAnsi="Arial Unicode MS" w:cs="Arial Unicode MS"/>
        </w:rPr>
        <w:t>們能夠筆直飛起，並且命中紅心</w:t>
      </w:r>
      <w:del w:id="228" w:author="Wang Ada" w:date="2023-08-13T14:56:00Z">
        <w:r w:rsidDel="0088701B">
          <w:rPr>
            <w:rFonts w:ascii="Arial Unicode MS" w:eastAsia="Arial Unicode MS" w:hAnsi="Arial Unicode MS" w:cs="Arial Unicode MS" w:hint="eastAsia"/>
          </w:rPr>
          <w:delText>。</w:delText>
        </w:r>
      </w:del>
      <w:ins w:id="229" w:author="Wang Ada" w:date="2023-08-13T14:56:00Z">
        <w:r w:rsidR="0088701B">
          <w:rPr>
            <w:rFonts w:ascii="Arial Unicode MS" w:eastAsia="Arial Unicode MS" w:hAnsi="Arial Unicode MS" w:cs="Arial Unicode MS" w:hint="eastAsia"/>
          </w:rPr>
          <w:t>，</w:t>
        </w:r>
      </w:ins>
      <w:r>
        <w:rPr>
          <w:rFonts w:ascii="Arial Unicode MS" w:eastAsia="Arial Unicode MS" w:hAnsi="Arial Unicode MS" w:cs="Arial Unicode MS"/>
        </w:rPr>
        <w:t>我相信很多人也是如此看待兒童事工的。</w:t>
      </w:r>
    </w:p>
    <w:p w14:paraId="2FCC69EF" w14:textId="77777777" w:rsidR="00022013" w:rsidRDefault="00022013"/>
    <w:p w14:paraId="2FCC69F0" w14:textId="671DA28C" w:rsidR="00022013" w:rsidRDefault="00264048">
      <w:r>
        <w:rPr>
          <w:rFonts w:ascii="Arial Unicode MS" w:eastAsia="Arial Unicode MS" w:hAnsi="Arial Unicode MS" w:cs="Arial Unicode MS"/>
        </w:rPr>
        <w:lastRenderedPageBreak/>
        <w:t xml:space="preserve">        當然，在詩篇 127 篇被寫下的時候並沒有運動用品商店，當時的</w:t>
      </w:r>
      <w:del w:id="230" w:author="Wang Ada" w:date="2023-08-13T16:07:00Z">
        <w:r w:rsidDel="00F22E69">
          <w:rPr>
            <w:rFonts w:ascii="Arial Unicode MS" w:eastAsia="Arial Unicode MS" w:hAnsi="Arial Unicode MS" w:cs="Arial Unicode MS" w:hint="eastAsia"/>
          </w:rPr>
          <w:delText>戰</w:delText>
        </w:r>
      </w:del>
      <w:ins w:id="231" w:author="Wang Ada" w:date="2023-08-13T16:07:00Z">
        <w:r w:rsidR="00F22E69">
          <w:rPr>
            <w:rFonts w:ascii="Arial Unicode MS" w:eastAsia="Arial Unicode MS" w:hAnsi="Arial Unicode MS" w:cs="Arial Unicode MS" w:hint="eastAsia"/>
          </w:rPr>
          <w:t>勇</w:t>
        </w:r>
      </w:ins>
      <w:r>
        <w:rPr>
          <w:rFonts w:ascii="Arial Unicode MS" w:eastAsia="Arial Unicode MS" w:hAnsi="Arial Unicode MS" w:cs="Arial Unicode MS"/>
        </w:rPr>
        <w:t>士們不能跑進商店買箭，</w:t>
      </w:r>
      <w:del w:id="232" w:author="Wang Ada" w:date="2023-08-13T16:08:00Z">
        <w:r w:rsidDel="00F22E69">
          <w:rPr>
            <w:rFonts w:ascii="Arial Unicode MS" w:eastAsia="Arial Unicode MS" w:hAnsi="Arial Unicode MS" w:cs="Arial Unicode MS" w:hint="eastAsia"/>
          </w:rPr>
          <w:delText>相反的</w:delText>
        </w:r>
      </w:del>
      <w:ins w:id="233" w:author="Wang Ada" w:date="2023-08-13T16:08:00Z">
        <w:r w:rsidR="00F22E69">
          <w:rPr>
            <w:rFonts w:ascii="Arial Unicode MS" w:eastAsia="Arial Unicode MS" w:hAnsi="Arial Unicode MS" w:cs="Arial Unicode MS" w:hint="eastAsia"/>
          </w:rPr>
          <w:t>而是自己</w:t>
        </w:r>
      </w:ins>
      <w:del w:id="234" w:author="Wang Ada" w:date="2023-08-13T16:08:00Z">
        <w:r w:rsidDel="00F22E69">
          <w:rPr>
            <w:rFonts w:ascii="Arial Unicode MS" w:eastAsia="Arial Unicode MS" w:hAnsi="Arial Unicode MS" w:cs="Arial Unicode MS" w:hint="eastAsia"/>
          </w:rPr>
          <w:delText>他們需要</w:delText>
        </w:r>
      </w:del>
      <w:ins w:id="235" w:author="Wang Ada" w:date="2023-08-13T16:08:00Z">
        <w:r w:rsidR="00F22E69">
          <w:rPr>
            <w:rFonts w:ascii="Arial Unicode MS" w:eastAsia="Arial Unicode MS" w:hAnsi="Arial Unicode MS" w:cs="Arial Unicode MS" w:hint="eastAsia"/>
          </w:rPr>
          <w:t>要用的箭必須</w:t>
        </w:r>
      </w:ins>
      <w:r>
        <w:rPr>
          <w:rFonts w:ascii="Arial Unicode MS" w:eastAsia="Arial Unicode MS" w:hAnsi="Arial Unicode MS" w:cs="Arial Unicode MS"/>
        </w:rPr>
        <w:t>自己</w:t>
      </w:r>
      <w:del w:id="236" w:author="Wang Ada" w:date="2023-08-13T16:08:00Z">
        <w:r w:rsidDel="00F22E69">
          <w:rPr>
            <w:rFonts w:ascii="Arial Unicode MS" w:eastAsia="Arial Unicode MS" w:hAnsi="Arial Unicode MS" w:cs="Arial Unicode MS" w:hint="eastAsia"/>
          </w:rPr>
          <w:delText>製造</w:delText>
        </w:r>
      </w:del>
      <w:ins w:id="237" w:author="Wang Ada" w:date="2023-08-13T16:08:00Z">
        <w:r w:rsidR="00F22E69">
          <w:rPr>
            <w:rFonts w:ascii="Arial Unicode MS" w:eastAsia="Arial Unicode MS" w:hAnsi="Arial Unicode MS" w:cs="Arial Unicode MS" w:hint="eastAsia"/>
          </w:rPr>
          <w:t>做</w:t>
        </w:r>
      </w:ins>
      <w:r>
        <w:rPr>
          <w:rFonts w:ascii="Arial Unicode MS" w:eastAsia="Arial Unicode MS" w:hAnsi="Arial Unicode MS" w:cs="Arial Unicode MS"/>
        </w:rPr>
        <w:t>。</w:t>
      </w:r>
      <w:del w:id="238" w:author="Wang Ada" w:date="2023-08-13T16:07:00Z">
        <w:r w:rsidDel="00F22E69">
          <w:rPr>
            <w:rFonts w:ascii="Arial Unicode MS" w:eastAsia="Arial Unicode MS" w:hAnsi="Arial Unicode MS" w:cs="Arial Unicode MS" w:hint="eastAsia"/>
          </w:rPr>
          <w:delText>戰</w:delText>
        </w:r>
      </w:del>
      <w:ins w:id="239" w:author="Wang Ada" w:date="2023-08-13T16:08:00Z">
        <w:r w:rsidR="00F22E69">
          <w:rPr>
            <w:rFonts w:ascii="Arial Unicode MS" w:eastAsia="Arial Unicode MS" w:hAnsi="Arial Unicode MS" w:cs="Arial Unicode MS" w:hint="eastAsia"/>
          </w:rPr>
          <w:t>勇</w:t>
        </w:r>
      </w:ins>
      <w:r>
        <w:rPr>
          <w:rFonts w:ascii="Arial Unicode MS" w:eastAsia="Arial Unicode MS" w:hAnsi="Arial Unicode MS" w:cs="Arial Unicode MS"/>
        </w:rPr>
        <w:t>士們在這個過程當中扮演相當重要的角色，不僅要深入了解箭，還要將</w:t>
      </w:r>
      <w:ins w:id="240" w:author="Wang Ada" w:date="2023-08-13T14:57:00Z">
        <w:r w:rsidR="0088701B">
          <w:rPr>
            <w:rFonts w:ascii="Arial Unicode MS" w:eastAsia="Arial Unicode MS" w:hAnsi="Arial Unicode MS" w:cs="Arial Unicode MS" w:hint="eastAsia"/>
          </w:rPr>
          <w:t>其</w:t>
        </w:r>
      </w:ins>
      <w:del w:id="241" w:author="Wang Ada" w:date="2023-08-13T14:57:00Z">
        <w:r w:rsidDel="0088701B">
          <w:rPr>
            <w:rFonts w:ascii="Arial Unicode MS" w:eastAsia="Arial Unicode MS" w:hAnsi="Arial Unicode MS" w:cs="Arial Unicode MS"/>
          </w:rPr>
          <w:delText>它們</w:delText>
        </w:r>
      </w:del>
      <w:r>
        <w:rPr>
          <w:rFonts w:ascii="Arial Unicode MS" w:eastAsia="Arial Unicode MS" w:hAnsi="Arial Unicode MS" w:cs="Arial Unicode MS"/>
        </w:rPr>
        <w:t>塑造成它們應該成為的武器。</w:t>
      </w:r>
    </w:p>
    <w:p w14:paraId="2FCC69F1" w14:textId="77777777" w:rsidR="00022013" w:rsidRDefault="00022013"/>
    <w:p w14:paraId="2FCC69F2" w14:textId="7AC07654" w:rsidR="00022013" w:rsidRDefault="00264048">
      <w:r>
        <w:rPr>
          <w:rFonts w:ascii="Arial Unicode MS" w:eastAsia="Arial Unicode MS" w:hAnsi="Arial Unicode MS" w:cs="Arial Unicode MS"/>
        </w:rPr>
        <w:t xml:space="preserve">        同樣</w:t>
      </w:r>
      <w:del w:id="242" w:author="Wang Ada" w:date="2023-08-13T14:57:00Z">
        <w:r w:rsidDel="0088701B">
          <w:rPr>
            <w:rFonts w:ascii="Arial Unicode MS" w:eastAsia="Arial Unicode MS" w:hAnsi="Arial Unicode MS" w:cs="Arial Unicode MS" w:hint="eastAsia"/>
          </w:rPr>
          <w:delText>的</w:delText>
        </w:r>
      </w:del>
      <w:ins w:id="243" w:author="Wang Ada" w:date="2023-08-13T14:57:00Z">
        <w:r w:rsidR="0088701B">
          <w:rPr>
            <w:rFonts w:ascii="Arial Unicode MS" w:eastAsia="Arial Unicode MS" w:hAnsi="Arial Unicode MS" w:cs="Arial Unicode MS" w:hint="eastAsia"/>
          </w:rPr>
          <w:t>地</w:t>
        </w:r>
      </w:ins>
      <w:r>
        <w:rPr>
          <w:rFonts w:ascii="Arial Unicode MS" w:eastAsia="Arial Unicode MS" w:hAnsi="Arial Unicode MS" w:cs="Arial Unicode MS"/>
        </w:rPr>
        <w:t>，家長們不能把孩子從教會接出來以後，就期待他們能夠筆直飛起，命中紅心。父母在自己兒女的屬靈建造上</w:t>
      </w:r>
      <w:del w:id="244" w:author="Microsoft 帳戶" w:date="2023-09-21T05:05:00Z">
        <w:r w:rsidDel="00181CB6">
          <w:rPr>
            <w:rFonts w:ascii="Arial Unicode MS" w:eastAsia="Arial Unicode MS" w:hAnsi="Arial Unicode MS" w:cs="Arial Unicode MS"/>
          </w:rPr>
          <w:delText>面</w:delText>
        </w:r>
      </w:del>
      <w:r>
        <w:rPr>
          <w:rFonts w:ascii="Arial Unicode MS" w:eastAsia="Arial Unicode MS" w:hAnsi="Arial Unicode MS" w:cs="Arial Unicode MS"/>
        </w:rPr>
        <w:t>扮演至關重要的角色。身為父母，我們在孩子屬靈生活的建造上，比任何人都還有影響力。我們是拉開弓箭瞄準，使他們飛向命定的那位。</w:t>
      </w:r>
    </w:p>
    <w:p w14:paraId="2FCC69F3" w14:textId="77777777" w:rsidR="00022013" w:rsidRDefault="00022013"/>
    <w:p w14:paraId="2FCC69F4" w14:textId="518B34FD" w:rsidR="00022013" w:rsidRDefault="00264048">
      <w:r>
        <w:rPr>
          <w:rFonts w:ascii="Arial Unicode MS" w:eastAsia="Arial Unicode MS" w:hAnsi="Arial Unicode MS" w:cs="Arial Unicode MS"/>
        </w:rPr>
        <w:t xml:space="preserve">        我仍然認同主日學和基督教學校，但我不認同家長們應該將教導的責任和孩子</w:t>
      </w:r>
      <w:del w:id="245" w:author="Microsoft 帳戶" w:date="2023-09-21T05:05:00Z">
        <w:r w:rsidDel="00DC6310">
          <w:rPr>
            <w:rFonts w:ascii="Arial Unicode MS" w:eastAsia="Arial Unicode MS" w:hAnsi="Arial Unicode MS" w:cs="Arial Unicode MS"/>
          </w:rPr>
          <w:delText>的</w:delText>
        </w:r>
      </w:del>
      <w:r>
        <w:rPr>
          <w:rFonts w:ascii="Arial Unicode MS" w:eastAsia="Arial Unicode MS" w:hAnsi="Arial Unicode MS" w:cs="Arial Unicode MS"/>
        </w:rPr>
        <w:t>屬靈生</w:t>
      </w:r>
      <w:ins w:id="246" w:author="Microsoft 帳戶" w:date="2023-09-21T05:05:00Z">
        <w:r w:rsidR="00DC6310">
          <w:rPr>
            <w:rFonts w:ascii="Arial Unicode MS" w:eastAsia="Arial Unicode MS" w:hAnsi="Arial Unicode MS" w:cs="Arial Unicode MS"/>
          </w:rPr>
          <w:t>命的</w:t>
        </w:r>
      </w:ins>
      <w:del w:id="247" w:author="Microsoft 帳戶" w:date="2023-09-21T05:05:00Z">
        <w:r w:rsidDel="00DC6310">
          <w:rPr>
            <w:rFonts w:ascii="Arial Unicode MS" w:eastAsia="Arial Unicode MS" w:hAnsi="Arial Unicode MS" w:cs="Arial Unicode MS"/>
          </w:rPr>
          <w:delText>活</w:delText>
        </w:r>
      </w:del>
      <w:r>
        <w:rPr>
          <w:rFonts w:ascii="Arial Unicode MS" w:eastAsia="Arial Unicode MS" w:hAnsi="Arial Unicode MS" w:cs="Arial Unicode MS"/>
        </w:rPr>
        <w:t>建造交在別人</w:t>
      </w:r>
      <w:del w:id="248" w:author="Microsoft 帳戶" w:date="2023-09-21T05:05:00Z">
        <w:r w:rsidDel="00B016DD">
          <w:rPr>
            <w:rFonts w:ascii="Arial Unicode MS" w:eastAsia="Arial Unicode MS" w:hAnsi="Arial Unicode MS" w:cs="Arial Unicode MS"/>
          </w:rPr>
          <w:delText>的</w:delText>
        </w:r>
      </w:del>
      <w:r>
        <w:rPr>
          <w:rFonts w:ascii="Arial Unicode MS" w:eastAsia="Arial Unicode MS" w:hAnsi="Arial Unicode MS" w:cs="Arial Unicode MS"/>
        </w:rPr>
        <w:t>手中。如同古代的</w:t>
      </w:r>
      <w:ins w:id="249" w:author="Wang Ada" w:date="2023-08-13T16:08:00Z">
        <w:r w:rsidR="00F22E69">
          <w:rPr>
            <w:rFonts w:ascii="Arial Unicode MS" w:eastAsia="Arial Unicode MS" w:hAnsi="Arial Unicode MS" w:cs="Arial Unicode MS" w:hint="eastAsia"/>
          </w:rPr>
          <w:t>勇</w:t>
        </w:r>
      </w:ins>
      <w:del w:id="250" w:author="Wang Ada" w:date="2023-08-13T16:08:00Z">
        <w:r w:rsidDel="00F22E69">
          <w:rPr>
            <w:rFonts w:ascii="Arial Unicode MS" w:eastAsia="Arial Unicode MS" w:hAnsi="Arial Unicode MS" w:cs="Arial Unicode MS"/>
          </w:rPr>
          <w:delText>戰</w:delText>
        </w:r>
      </w:del>
      <w:r>
        <w:rPr>
          <w:rFonts w:ascii="Arial Unicode MS" w:eastAsia="Arial Unicode MS" w:hAnsi="Arial Unicode MS" w:cs="Arial Unicode MS"/>
        </w:rPr>
        <w:t>士會和技藝良好的師傅合作製作</w:t>
      </w:r>
      <w:ins w:id="251" w:author="Microsoft 帳戶" w:date="2023-09-21T05:06:00Z">
        <w:r w:rsidR="00B016DD">
          <w:rPr>
            <w:rFonts w:ascii="Arial Unicode MS" w:eastAsia="Arial Unicode MS" w:hAnsi="Arial Unicode MS" w:cs="Arial Unicode MS"/>
          </w:rPr>
          <w:t>出</w:t>
        </w:r>
      </w:ins>
      <w:r>
        <w:rPr>
          <w:rFonts w:ascii="Arial Unicode MS" w:eastAsia="Arial Unicode MS" w:hAnsi="Arial Unicode MS" w:cs="Arial Unicode MS"/>
        </w:rPr>
        <w:t>最精良的箭，家長們也應該和教會及學校合作，去學習如何打磨他們自己的箭。教會可以提供父母銳利的箭頭，學校可以附上他們所需的箭羽，但箭本身的形塑卻是</w:t>
      </w:r>
      <w:del w:id="252" w:author="Wang Ada" w:date="2023-08-13T16:08:00Z">
        <w:r w:rsidDel="00F22E69">
          <w:rPr>
            <w:rFonts w:ascii="Arial Unicode MS" w:eastAsia="Arial Unicode MS" w:hAnsi="Arial Unicode MS" w:cs="Arial Unicode MS" w:hint="eastAsia"/>
          </w:rPr>
          <w:delText>戰</w:delText>
        </w:r>
      </w:del>
      <w:ins w:id="253" w:author="Wang Ada" w:date="2023-08-13T16:08:00Z">
        <w:r w:rsidR="00F22E69">
          <w:rPr>
            <w:rFonts w:ascii="Arial Unicode MS" w:eastAsia="Arial Unicode MS" w:hAnsi="Arial Unicode MS" w:cs="Arial Unicode MS" w:hint="eastAsia"/>
          </w:rPr>
          <w:t>勇</w:t>
        </w:r>
      </w:ins>
      <w:r>
        <w:rPr>
          <w:rFonts w:ascii="Arial Unicode MS" w:eastAsia="Arial Unicode MS" w:hAnsi="Arial Unicode MS" w:cs="Arial Unicode MS"/>
        </w:rPr>
        <w:t>士的工作。</w:t>
      </w:r>
    </w:p>
    <w:p w14:paraId="2FCC69F5" w14:textId="77777777" w:rsidR="00022013" w:rsidRDefault="00022013"/>
    <w:p w14:paraId="2FCC69F6" w14:textId="7CEDDAF6" w:rsidR="00022013" w:rsidRDefault="00264048">
      <w:r>
        <w:rPr>
          <w:rFonts w:ascii="Arial Unicode MS" w:eastAsia="Arial Unicode MS" w:hAnsi="Arial Unicode MS" w:cs="Arial Unicode MS"/>
        </w:rPr>
        <w:t xml:space="preserve">        在古代</w:t>
      </w:r>
      <w:del w:id="254" w:author="Wang Ada" w:date="2023-08-13T16:15:00Z">
        <w:r w:rsidDel="00BF1CC9">
          <w:rPr>
            <w:rFonts w:ascii="Arial Unicode MS" w:eastAsia="Arial Unicode MS" w:hAnsi="Arial Unicode MS" w:cs="Arial Unicode MS"/>
          </w:rPr>
          <w:delText>，</w:delText>
        </w:r>
      </w:del>
      <w:r>
        <w:rPr>
          <w:rFonts w:ascii="Arial Unicode MS" w:eastAsia="Arial Unicode MS" w:hAnsi="Arial Unicode MS" w:cs="Arial Unicode MS"/>
        </w:rPr>
        <w:t>這</w:t>
      </w:r>
      <w:ins w:id="255" w:author="Wang Ada" w:date="2023-08-13T16:15:00Z">
        <w:r w:rsidR="00BF1CC9">
          <w:rPr>
            <w:rFonts w:ascii="Arial Unicode MS" w:eastAsia="Arial Unicode MS" w:hAnsi="Arial Unicode MS" w:cs="Arial Unicode MS" w:hint="eastAsia"/>
          </w:rPr>
          <w:t>可</w:t>
        </w:r>
      </w:ins>
      <w:r>
        <w:rPr>
          <w:rFonts w:ascii="Arial Unicode MS" w:eastAsia="Arial Unicode MS" w:hAnsi="Arial Unicode MS" w:cs="Arial Unicode MS"/>
        </w:rPr>
        <w:t>是生與死的區別，現在也是。我們不能只是送小孩到教會和學校，期待他們透過這些教導就能夠阻止仇敵的詭計，</w:t>
      </w:r>
      <w:ins w:id="256" w:author="Wang Ada" w:date="2023-08-13T16:17:00Z">
        <w:r w:rsidR="00726C1B">
          <w:rPr>
            <w:rFonts w:ascii="Microsoft JhengHei" w:eastAsia="Microsoft JhengHei" w:hAnsi="Microsoft JhengHei" w:cs="Microsoft JhengHei" w:hint="eastAsia"/>
          </w:rPr>
          <w:t>沒有哪個勇士可以拿著不是由自己磨亮的</w:t>
        </w:r>
      </w:ins>
      <w:ins w:id="257" w:author="Microsoft 帳戶" w:date="2023-09-21T05:06:00Z">
        <w:r w:rsidR="00B016DD">
          <w:rPr>
            <w:rFonts w:ascii="Microsoft JhengHei" w:eastAsia="Microsoft JhengHei" w:hAnsi="Microsoft JhengHei" w:cs="Microsoft JhengHei" w:hint="eastAsia"/>
          </w:rPr>
          <w:t>兵器</w:t>
        </w:r>
      </w:ins>
      <w:ins w:id="258" w:author="Wang Ada" w:date="2023-08-13T16:17:00Z">
        <w:r w:rsidR="00726C1B">
          <w:rPr>
            <w:rFonts w:ascii="Microsoft JhengHei" w:eastAsia="Microsoft JhengHei" w:hAnsi="Microsoft JhengHei" w:cs="Microsoft JhengHei" w:hint="eastAsia"/>
          </w:rPr>
          <w:t>就上戰場打仗。</w:t>
        </w:r>
      </w:ins>
      <w:del w:id="259" w:author="Wang Ada" w:date="2023-08-13T16:17:00Z">
        <w:r w:rsidDel="00726C1B">
          <w:rPr>
            <w:rFonts w:ascii="Arial Unicode MS" w:eastAsia="Arial Unicode MS" w:hAnsi="Arial Unicode MS" w:cs="Arial Unicode MS"/>
          </w:rPr>
          <w:delText>沒有</w:delText>
        </w:r>
      </w:del>
      <w:del w:id="260" w:author="Wang Ada" w:date="2023-08-13T16:08:00Z">
        <w:r w:rsidDel="00F22E69">
          <w:rPr>
            <w:rFonts w:ascii="Arial Unicode MS" w:eastAsia="Arial Unicode MS" w:hAnsi="Arial Unicode MS" w:cs="Arial Unicode MS"/>
          </w:rPr>
          <w:delText>戰</w:delText>
        </w:r>
      </w:del>
      <w:del w:id="261" w:author="Wang Ada" w:date="2023-08-13T16:17:00Z">
        <w:r w:rsidDel="00726C1B">
          <w:rPr>
            <w:rFonts w:ascii="Arial Unicode MS" w:eastAsia="Arial Unicode MS" w:hAnsi="Arial Unicode MS" w:cs="Arial Unicode MS"/>
          </w:rPr>
          <w:delText>士</w:delText>
        </w:r>
      </w:del>
      <w:del w:id="262" w:author="Wang Ada" w:date="2023-08-13T14:58:00Z">
        <w:r w:rsidDel="0088701B">
          <w:rPr>
            <w:rFonts w:ascii="Arial Unicode MS" w:eastAsia="Arial Unicode MS" w:hAnsi="Arial Unicode MS" w:cs="Arial Unicode MS"/>
          </w:rPr>
          <w:delText>能夠承擔去打一場仗，是使</w:delText>
        </w:r>
      </w:del>
      <w:del w:id="263" w:author="Wang Ada" w:date="2023-08-13T16:17:00Z">
        <w:r w:rsidDel="00726C1B">
          <w:rPr>
            <w:rFonts w:ascii="Arial Unicode MS" w:eastAsia="Arial Unicode MS" w:hAnsi="Arial Unicode MS" w:cs="Arial Unicode MS"/>
          </w:rPr>
          <w:delText>用自己從未經手的武器</w:delText>
        </w:r>
      </w:del>
      <w:r>
        <w:rPr>
          <w:rFonts w:ascii="Arial Unicode MS" w:eastAsia="Arial Unicode MS" w:hAnsi="Arial Unicode MS" w:cs="Arial Unicode MS"/>
        </w:rPr>
        <w:t>。</w:t>
      </w:r>
    </w:p>
    <w:p w14:paraId="2FCC69F7" w14:textId="77777777" w:rsidR="00022013" w:rsidRDefault="00022013"/>
    <w:p w14:paraId="2FCC69F8" w14:textId="0C29D34D" w:rsidR="00022013" w:rsidRDefault="00264048">
      <w:r>
        <w:rPr>
          <w:rFonts w:ascii="Arial Unicode MS" w:eastAsia="Arial Unicode MS" w:hAnsi="Arial Unicode MS" w:cs="Arial Unicode MS"/>
        </w:rPr>
        <w:t xml:space="preserve">        從這三個經歷當中，我服事的核心理念轉變了。也是透過這些經驗，這本書得以誕生。作為父母，我們在屬靈的事上擁有一個遠程的武器。當我們學習如何去教導孩子，我們就能夠與孩子一起去塑造他們成為神創造他們成為的人，並且對於黑暗勢力造成破壞。一位好的射箭手能夠去改變戰局的走向，這也是本書的目的：</w:t>
      </w:r>
      <w:ins w:id="264" w:author="Wang Ada" w:date="2023-08-13T15:03:00Z">
        <w:r w:rsidR="00D41D02">
          <w:rPr>
            <w:rFonts w:ascii="Arial Unicode MS" w:eastAsia="Arial Unicode MS" w:hAnsi="Arial Unicode MS" w:cs="Arial Unicode MS" w:hint="eastAsia"/>
          </w:rPr>
          <w:t>徹底</w:t>
        </w:r>
      </w:ins>
      <w:del w:id="265" w:author="Wang Ada" w:date="2023-08-13T14:59:00Z">
        <w:r w:rsidDel="0088701B">
          <w:rPr>
            <w:rFonts w:ascii="Arial Unicode MS" w:eastAsia="Arial Unicode MS" w:hAnsi="Arial Unicode MS" w:cs="Arial Unicode MS"/>
          </w:rPr>
          <w:delText>去</w:delText>
        </w:r>
      </w:del>
      <w:r>
        <w:rPr>
          <w:rFonts w:ascii="Arial Unicode MS" w:eastAsia="Arial Unicode MS" w:hAnsi="Arial Unicode MS" w:cs="Arial Unicode MS"/>
        </w:rPr>
        <w:t>幫助你</w:t>
      </w:r>
      <w:del w:id="266" w:author="Wang Ada" w:date="2023-08-13T15:00:00Z">
        <w:r w:rsidDel="0088701B">
          <w:rPr>
            <w:rFonts w:ascii="Arial Unicode MS" w:eastAsia="Arial Unicode MS" w:hAnsi="Arial Unicode MS" w:cs="Arial Unicode MS"/>
          </w:rPr>
          <w:delText>如何永恆的</w:delText>
        </w:r>
      </w:del>
      <w:r>
        <w:rPr>
          <w:rFonts w:ascii="Arial Unicode MS" w:eastAsia="Arial Unicode MS" w:hAnsi="Arial Unicode MS" w:cs="Arial Unicode MS"/>
        </w:rPr>
        <w:t>去</w:t>
      </w:r>
      <w:del w:id="267" w:author="Wang Ada" w:date="2023-08-13T15:00:00Z">
        <w:r w:rsidDel="0088701B">
          <w:rPr>
            <w:rFonts w:ascii="Arial Unicode MS" w:eastAsia="Arial Unicode MS" w:hAnsi="Arial Unicode MS" w:cs="Arial Unicode MS" w:hint="eastAsia"/>
          </w:rPr>
          <w:delText>影響</w:delText>
        </w:r>
      </w:del>
      <w:ins w:id="268" w:author="Wang Ada" w:date="2023-08-13T15:00:00Z">
        <w:r w:rsidR="0088701B">
          <w:rPr>
            <w:rFonts w:ascii="Arial Unicode MS" w:eastAsia="Arial Unicode MS" w:hAnsi="Arial Unicode MS" w:cs="Arial Unicode MS" w:hint="eastAsia"/>
          </w:rPr>
          <w:t>改變</w:t>
        </w:r>
      </w:ins>
      <w:r>
        <w:rPr>
          <w:rFonts w:ascii="Arial Unicode MS" w:eastAsia="Arial Unicode MS" w:hAnsi="Arial Unicode MS" w:cs="Arial Unicode MS"/>
        </w:rPr>
        <w:t>這場與</w:t>
      </w:r>
      <w:ins w:id="269" w:author="Wang Ada" w:date="2023-08-13T15:00:00Z">
        <w:r w:rsidR="0088701B">
          <w:rPr>
            <w:rFonts w:ascii="Arial Unicode MS" w:eastAsia="Arial Unicode MS" w:hAnsi="Arial Unicode MS" w:cs="Arial Unicode MS" w:hint="eastAsia"/>
          </w:rPr>
          <w:t>所處</w:t>
        </w:r>
      </w:ins>
      <w:r>
        <w:rPr>
          <w:rFonts w:ascii="Arial Unicode MS" w:eastAsia="Arial Unicode MS" w:hAnsi="Arial Unicode MS" w:cs="Arial Unicode MS"/>
        </w:rPr>
        <w:t>世界</w:t>
      </w:r>
      <w:ins w:id="270" w:author="Wang Ada" w:date="2023-08-13T15:00:00Z">
        <w:r w:rsidR="0088701B">
          <w:rPr>
            <w:rFonts w:ascii="Arial Unicode MS" w:eastAsia="Arial Unicode MS" w:hAnsi="Arial Unicode MS" w:cs="Arial Unicode MS" w:hint="eastAsia"/>
          </w:rPr>
          <w:t>進行</w:t>
        </w:r>
      </w:ins>
      <w:r>
        <w:rPr>
          <w:rFonts w:ascii="Arial Unicode MS" w:eastAsia="Arial Unicode MS" w:hAnsi="Arial Unicode MS" w:cs="Arial Unicode MS"/>
        </w:rPr>
        <w:t>屬靈爭戰的方向。</w:t>
      </w:r>
    </w:p>
    <w:p w14:paraId="2FCC69F9" w14:textId="77777777" w:rsidR="00022013" w:rsidRDefault="00022013"/>
    <w:p w14:paraId="2FCC69FA" w14:textId="025F3744" w:rsidR="00022013" w:rsidRDefault="00264048">
      <w:r>
        <w:rPr>
          <w:rFonts w:ascii="Arial Unicode MS" w:eastAsia="Arial Unicode MS" w:hAnsi="Arial Unicode MS" w:cs="Arial Unicode MS"/>
        </w:rPr>
        <w:t xml:space="preserve">       一本書無法去涵蓋</w:t>
      </w:r>
      <w:del w:id="271" w:author="Wang Ada" w:date="2023-08-13T15:01:00Z">
        <w:r w:rsidDel="0088701B">
          <w:rPr>
            <w:rFonts w:ascii="Arial Unicode MS" w:eastAsia="Arial Unicode MS" w:hAnsi="Arial Unicode MS" w:cs="Arial Unicode MS"/>
          </w:rPr>
          <w:delText>所有</w:delText>
        </w:r>
      </w:del>
      <w:r>
        <w:rPr>
          <w:rFonts w:ascii="Arial Unicode MS" w:eastAsia="Arial Unicode MS" w:hAnsi="Arial Unicode MS" w:cs="Arial Unicode MS"/>
        </w:rPr>
        <w:t>我</w:t>
      </w:r>
      <w:ins w:id="272" w:author="Wang Ada" w:date="2023-08-13T15:01:00Z">
        <w:r w:rsidR="0088701B">
          <w:rPr>
            <w:rFonts w:ascii="Arial Unicode MS" w:eastAsia="Arial Unicode MS" w:hAnsi="Arial Unicode MS" w:cs="Arial Unicode MS" w:hint="eastAsia"/>
          </w:rPr>
          <w:t>過去</w:t>
        </w:r>
      </w:ins>
      <w:del w:id="273" w:author="Wang Ada" w:date="2023-08-13T15:01:00Z">
        <w:r w:rsidDel="0088701B">
          <w:rPr>
            <w:rFonts w:ascii="Arial Unicode MS" w:eastAsia="Arial Unicode MS" w:hAnsi="Arial Unicode MS" w:cs="Arial Unicode MS"/>
          </w:rPr>
          <w:delText>在</w:delText>
        </w:r>
      </w:del>
      <w:r>
        <w:rPr>
          <w:rFonts w:ascii="Arial Unicode MS" w:eastAsia="Arial Unicode MS" w:hAnsi="Arial Unicode MS" w:cs="Arial Unicode MS"/>
        </w:rPr>
        <w:t>這十六年來全職從事兒童</w:t>
      </w:r>
      <w:del w:id="274" w:author="Wang Ada" w:date="2023-08-13T15:01:00Z">
        <w:r w:rsidDel="0088701B">
          <w:rPr>
            <w:rFonts w:ascii="Arial Unicode MS" w:eastAsia="Arial Unicode MS" w:hAnsi="Arial Unicode MS" w:cs="Arial Unicode MS" w:hint="eastAsia"/>
          </w:rPr>
          <w:delText>主日學</w:delText>
        </w:r>
      </w:del>
      <w:ins w:id="275" w:author="Wang Ada" w:date="2023-08-13T15:01:00Z">
        <w:r w:rsidR="0088701B">
          <w:rPr>
            <w:rFonts w:ascii="Arial Unicode MS" w:eastAsia="Arial Unicode MS" w:hAnsi="Arial Unicode MS" w:cs="Arial Unicode MS" w:hint="eastAsia"/>
          </w:rPr>
          <w:t>事工服事</w:t>
        </w:r>
      </w:ins>
      <w:r>
        <w:rPr>
          <w:rFonts w:ascii="Arial Unicode MS" w:eastAsia="Arial Unicode MS" w:hAnsi="Arial Unicode MS" w:cs="Arial Unicode MS"/>
        </w:rPr>
        <w:t>，所學到的</w:t>
      </w:r>
      <w:ins w:id="276" w:author="Wang Ada" w:date="2023-08-13T15:01:00Z">
        <w:r w:rsidR="0088701B">
          <w:rPr>
            <w:rFonts w:ascii="Arial Unicode MS" w:eastAsia="Arial Unicode MS" w:hAnsi="Arial Unicode MS" w:cs="Arial Unicode MS"/>
          </w:rPr>
          <w:t>所有</w:t>
        </w:r>
      </w:ins>
      <w:r>
        <w:rPr>
          <w:rFonts w:ascii="Arial Unicode MS" w:eastAsia="Arial Unicode MS" w:hAnsi="Arial Unicode MS" w:cs="Arial Unicode MS"/>
        </w:rPr>
        <w:t>知識和經驗。然而這本書所分享的已經足夠作為一個跳板，</w:t>
      </w:r>
      <w:ins w:id="277" w:author="Wang Ada" w:date="2023-08-13T15:03:00Z">
        <w:r w:rsidR="007C2A86">
          <w:rPr>
            <w:rFonts w:ascii="Arial Unicode MS" w:eastAsia="Arial Unicode MS" w:hAnsi="Arial Unicode MS" w:cs="Arial Unicode MS" w:hint="eastAsia"/>
          </w:rPr>
          <w:t>將</w:t>
        </w:r>
      </w:ins>
      <w:del w:id="278" w:author="Wang Ada" w:date="2023-08-13T15:02:00Z">
        <w:r w:rsidDel="00090C98">
          <w:rPr>
            <w:rFonts w:ascii="Arial Unicode MS" w:eastAsia="Arial Unicode MS" w:hAnsi="Arial Unicode MS" w:cs="Arial Unicode MS"/>
          </w:rPr>
          <w:delText>去推進</w:delText>
        </w:r>
      </w:del>
      <w:r>
        <w:rPr>
          <w:rFonts w:ascii="Arial Unicode MS" w:eastAsia="Arial Unicode MS" w:hAnsi="Arial Unicode MS" w:cs="Arial Unicode MS"/>
        </w:rPr>
        <w:t>你和孩子更深</w:t>
      </w:r>
      <w:del w:id="279" w:author="Wang Ada" w:date="2023-08-13T15:02:00Z">
        <w:r w:rsidDel="00090C98">
          <w:rPr>
            <w:rFonts w:ascii="Arial Unicode MS" w:eastAsia="Arial Unicode MS" w:hAnsi="Arial Unicode MS" w:cs="Arial Unicode MS" w:hint="eastAsia"/>
          </w:rPr>
          <w:delText>的</w:delText>
        </w:r>
      </w:del>
      <w:ins w:id="280" w:author="Wang Ada" w:date="2023-08-13T15:02:00Z">
        <w:r w:rsidR="00090C98">
          <w:rPr>
            <w:rFonts w:ascii="Arial Unicode MS" w:eastAsia="Arial Unicode MS" w:hAnsi="Arial Unicode MS" w:cs="Arial Unicode MS" w:hint="eastAsia"/>
          </w:rPr>
          <w:t>地推</w:t>
        </w:r>
      </w:ins>
      <w:r>
        <w:rPr>
          <w:rFonts w:ascii="Arial Unicode MS" w:eastAsia="Arial Unicode MS" w:hAnsi="Arial Unicode MS" w:cs="Arial Unicode MS" w:hint="eastAsia"/>
        </w:rPr>
        <w:t>進</w:t>
      </w:r>
      <w:del w:id="281" w:author="Wang Ada" w:date="2023-08-13T15:02:00Z">
        <w:r w:rsidDel="00090C98">
          <w:rPr>
            <w:rFonts w:ascii="Arial Unicode MS" w:eastAsia="Arial Unicode MS" w:hAnsi="Arial Unicode MS" w:cs="Arial Unicode MS" w:hint="eastAsia"/>
          </w:rPr>
          <w:delText>入</w:delText>
        </w:r>
      </w:del>
      <w:ins w:id="282" w:author="Wang Ada" w:date="2023-08-13T15:02:00Z">
        <w:r w:rsidR="00090C98">
          <w:rPr>
            <w:rFonts w:ascii="Arial Unicode MS" w:eastAsia="Arial Unicode MS" w:hAnsi="Arial Unicode MS" w:cs="Arial Unicode MS" w:hint="eastAsia"/>
          </w:rPr>
          <w:t>到</w:t>
        </w:r>
      </w:ins>
      <w:r>
        <w:rPr>
          <w:rFonts w:ascii="Arial Unicode MS" w:eastAsia="Arial Unicode MS" w:hAnsi="Arial Unicode MS" w:cs="Arial Unicode MS"/>
        </w:rPr>
        <w:t>神的同在和大</w:t>
      </w:r>
      <w:bookmarkStart w:id="283" w:name="_GoBack"/>
      <w:bookmarkEnd w:id="283"/>
      <w:r>
        <w:rPr>
          <w:rFonts w:ascii="Arial Unicode MS" w:eastAsia="Arial Unicode MS" w:hAnsi="Arial Unicode MS" w:cs="Arial Unicode MS"/>
        </w:rPr>
        <w:t>能中。</w:t>
      </w:r>
    </w:p>
    <w:sectPr w:rsidR="0002201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216" w:author="Wang Ada" w:date="2023-08-13T14:52:00Z" w:initials="AW">
    <w:p w14:paraId="66DF31E8" w14:textId="4A140B87" w:rsidR="00B70D73" w:rsidRDefault="00B70D73">
      <w:pPr>
        <w:pStyle w:val="a7"/>
      </w:pPr>
      <w:r>
        <w:rPr>
          <w:rStyle w:val="a6"/>
        </w:rPr>
        <w:annotationRef/>
      </w:r>
      <w:r>
        <w:rPr>
          <w:rFonts w:hint="eastAsia"/>
        </w:rPr>
        <w:t>一般只有非和合本的譯本才需要特別標註，因為書的前面會有所有經文都使用和合本的說明。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6DF31E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836CB9" w16cex:dateUtc="2023-08-13T06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6DF31E8" w16cid:durableId="28836CB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Wang Ada">
    <w15:presenceInfo w15:providerId="AD" w15:userId="S::ada.wang@asiaforjesus.cn::2ca188ea-1cf3-4ebe-a226-f80bd1bd47f1"/>
  </w15:person>
  <w15:person w15:author="Microsoft 帳戶">
    <w15:presenceInfo w15:providerId="Windows Live" w15:userId="7ecc70580f1ecc5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013"/>
    <w:rsid w:val="000029AD"/>
    <w:rsid w:val="00022013"/>
    <w:rsid w:val="00081A19"/>
    <w:rsid w:val="00083445"/>
    <w:rsid w:val="00090C98"/>
    <w:rsid w:val="000B1921"/>
    <w:rsid w:val="000C44D3"/>
    <w:rsid w:val="000C62F6"/>
    <w:rsid w:val="000F4EEC"/>
    <w:rsid w:val="00181CB6"/>
    <w:rsid w:val="001A6744"/>
    <w:rsid w:val="00203A81"/>
    <w:rsid w:val="00264048"/>
    <w:rsid w:val="002F0F6A"/>
    <w:rsid w:val="00427BCB"/>
    <w:rsid w:val="004358F0"/>
    <w:rsid w:val="0045592B"/>
    <w:rsid w:val="0045725E"/>
    <w:rsid w:val="004615F0"/>
    <w:rsid w:val="004B22F5"/>
    <w:rsid w:val="005B6367"/>
    <w:rsid w:val="00685337"/>
    <w:rsid w:val="006B14A1"/>
    <w:rsid w:val="00726C1B"/>
    <w:rsid w:val="007C2A86"/>
    <w:rsid w:val="0081281A"/>
    <w:rsid w:val="0082569D"/>
    <w:rsid w:val="00886D3B"/>
    <w:rsid w:val="0088701B"/>
    <w:rsid w:val="00954863"/>
    <w:rsid w:val="00976260"/>
    <w:rsid w:val="009A7851"/>
    <w:rsid w:val="00A61178"/>
    <w:rsid w:val="00A64016"/>
    <w:rsid w:val="00B016DD"/>
    <w:rsid w:val="00B24F92"/>
    <w:rsid w:val="00B70D73"/>
    <w:rsid w:val="00B75A27"/>
    <w:rsid w:val="00BF1CC9"/>
    <w:rsid w:val="00C2590C"/>
    <w:rsid w:val="00CB0809"/>
    <w:rsid w:val="00D41D02"/>
    <w:rsid w:val="00DA7CC0"/>
    <w:rsid w:val="00DB317F"/>
    <w:rsid w:val="00DC6310"/>
    <w:rsid w:val="00E545A6"/>
    <w:rsid w:val="00EF15AD"/>
    <w:rsid w:val="00F22E69"/>
    <w:rsid w:val="00F22F25"/>
    <w:rsid w:val="00F27115"/>
    <w:rsid w:val="00FF0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C69C9"/>
  <w15:docId w15:val="{EAC0E4CC-115B-F74F-A6B0-1E7B1B5F8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Revision"/>
    <w:hidden/>
    <w:uiPriority w:val="99"/>
    <w:semiHidden/>
    <w:rsid w:val="004615F0"/>
    <w:pPr>
      <w:spacing w:line="240" w:lineRule="auto"/>
    </w:pPr>
  </w:style>
  <w:style w:type="character" w:styleId="a6">
    <w:name w:val="annotation reference"/>
    <w:basedOn w:val="a0"/>
    <w:uiPriority w:val="99"/>
    <w:semiHidden/>
    <w:unhideWhenUsed/>
    <w:rsid w:val="00B70D73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B70D73"/>
    <w:pPr>
      <w:spacing w:line="240" w:lineRule="auto"/>
    </w:pPr>
    <w:rPr>
      <w:sz w:val="20"/>
      <w:szCs w:val="20"/>
    </w:rPr>
  </w:style>
  <w:style w:type="character" w:customStyle="1" w:styleId="a8">
    <w:name w:val="註解文字 字元"/>
    <w:basedOn w:val="a0"/>
    <w:link w:val="a7"/>
    <w:uiPriority w:val="99"/>
    <w:semiHidden/>
    <w:rsid w:val="00B70D73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B70D73"/>
    <w:rPr>
      <w:b/>
      <w:bCs/>
    </w:rPr>
  </w:style>
  <w:style w:type="character" w:customStyle="1" w:styleId="aa">
    <w:name w:val="註解主旨 字元"/>
    <w:basedOn w:val="a8"/>
    <w:link w:val="a9"/>
    <w:uiPriority w:val="99"/>
    <w:semiHidden/>
    <w:rsid w:val="00B70D73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0029AD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0029A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11/relationships/commentsExtended" Target="commentsExtended.xml"/><Relationship Id="rId10" Type="http://schemas.microsoft.com/office/2016/09/relationships/commentsIds" Target="commentsIds.xml"/><Relationship Id="rId4" Type="http://schemas.openxmlformats.org/officeDocument/2006/relationships/comments" Target="comment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4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Ewen Chow</dc:creator>
  <cp:lastModifiedBy>Microsoft 帳戶</cp:lastModifiedBy>
  <cp:revision>8</cp:revision>
  <dcterms:created xsi:type="dcterms:W3CDTF">2023-09-20T18:06:00Z</dcterms:created>
  <dcterms:modified xsi:type="dcterms:W3CDTF">2023-09-20T21:07:00Z</dcterms:modified>
</cp:coreProperties>
</file>